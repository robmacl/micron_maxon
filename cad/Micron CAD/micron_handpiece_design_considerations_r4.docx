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1AC" w:rsidRDefault="005E31AC" w:rsidP="005E31AC">
      <w:pPr>
        <w:pStyle w:val="Heading2"/>
      </w:pPr>
      <w:r>
        <w:t>Micron Handpiece Design Considerations</w:t>
      </w:r>
    </w:p>
    <w:p w:rsidR="005E31AC" w:rsidRDefault="005E31AC" w:rsidP="005E31AC">
      <w:pPr>
        <w:pStyle w:val="Heading2"/>
      </w:pPr>
    </w:p>
    <w:p w:rsidR="005E31AC" w:rsidRDefault="005E31AC" w:rsidP="005E31AC">
      <w:pPr>
        <w:rPr>
          <w:ins w:id="0" w:author="Rob Maclachlan" w:date="2016-05-16T17:59:00Z"/>
          <w:b/>
        </w:rPr>
      </w:pPr>
      <w:r w:rsidRPr="005E31AC">
        <w:rPr>
          <w:b/>
        </w:rPr>
        <w:t>Revisions:</w:t>
      </w:r>
    </w:p>
    <w:p w:rsidR="005930B2" w:rsidRPr="005930B2" w:rsidRDefault="005930B2" w:rsidP="005E31AC">
      <w:pPr>
        <w:rPr>
          <w:rPrChange w:id="1" w:author="Rob Maclachlan" w:date="2016-05-16T18:00:00Z">
            <w:rPr>
              <w:b/>
            </w:rPr>
          </w:rPrChange>
        </w:rPr>
      </w:pPr>
      <w:ins w:id="2" w:author="Rob Maclachlan" w:date="2016-05-16T17:59:00Z">
        <w:r>
          <w:rPr>
            <w:b/>
          </w:rPr>
          <w:t xml:space="preserve">R4 </w:t>
        </w:r>
        <w:r w:rsidRPr="005930B2">
          <w:rPr>
            <w:rPrChange w:id="3" w:author="Rob Maclachlan" w:date="2016-05-16T17:59:00Z">
              <w:rPr>
                <w:b/>
              </w:rPr>
            </w:rPrChange>
          </w:rPr>
          <w:t>(16 May 16)</w:t>
        </w:r>
      </w:ins>
      <w:ins w:id="4" w:author="Rob Maclachlan" w:date="2016-05-16T18:00:00Z">
        <w:r>
          <w:t xml:space="preserve">: Expansion of </w:t>
        </w:r>
        <w:r>
          <w:rPr>
            <w:b/>
          </w:rPr>
          <w:t xml:space="preserve">LED </w:t>
        </w:r>
        <w:proofErr w:type="gramStart"/>
        <w:r>
          <w:rPr>
            <w:b/>
          </w:rPr>
          <w:t>flex</w:t>
        </w:r>
        <w:proofErr w:type="gramEnd"/>
        <w:r>
          <w:rPr>
            <w:b/>
          </w:rPr>
          <w:t xml:space="preserve"> </w:t>
        </w:r>
        <w:r>
          <w:t>section into three pages, including sketch of LED mechanical mounting and discussion of cable design.</w:t>
        </w:r>
      </w:ins>
    </w:p>
    <w:p w:rsidR="001A7082" w:rsidRPr="009C763F" w:rsidRDefault="001A7082" w:rsidP="005E31AC">
      <w:r>
        <w:rPr>
          <w:b/>
        </w:rPr>
        <w:t xml:space="preserve">R3 </w:t>
      </w:r>
      <w:r w:rsidRPr="008A1A69">
        <w:t>(</w:t>
      </w:r>
      <w:r>
        <w:t>11</w:t>
      </w:r>
      <w:r w:rsidRPr="008A1A69">
        <w:t xml:space="preserve"> March 16)</w:t>
      </w:r>
      <w:r>
        <w:rPr>
          <w:b/>
        </w:rPr>
        <w:t xml:space="preserve">: </w:t>
      </w:r>
      <w:r w:rsidRPr="009C763F">
        <w:t>New sections:</w:t>
      </w:r>
      <w:r>
        <w:t xml:space="preserve"> </w:t>
      </w:r>
      <w:r w:rsidRPr="009C763F">
        <w:rPr>
          <w:b/>
        </w:rPr>
        <w:t>mechanical overload robustness</w:t>
      </w:r>
      <w:r>
        <w:t xml:space="preserve">, </w:t>
      </w:r>
      <w:r w:rsidRPr="009C763F">
        <w:rPr>
          <w:b/>
        </w:rPr>
        <w:t>output plate</w:t>
      </w:r>
      <w:r>
        <w:t xml:space="preserve">, </w:t>
      </w:r>
      <w:r w:rsidRPr="009C763F">
        <w:rPr>
          <w:b/>
        </w:rPr>
        <w:t>tool holder</w:t>
      </w:r>
      <w:r>
        <w:rPr>
          <w:b/>
        </w:rPr>
        <w:t>.</w:t>
      </w:r>
      <w:r>
        <w:t xml:space="preserve"> Added discussion of LED electrical interface in </w:t>
      </w:r>
      <w:r>
        <w:rPr>
          <w:b/>
        </w:rPr>
        <w:t>LED flex</w:t>
      </w:r>
    </w:p>
    <w:p w:rsidR="007C5CA0" w:rsidRPr="008A1A69" w:rsidRDefault="000B322A" w:rsidP="005E31AC">
      <w:r>
        <w:rPr>
          <w:b/>
        </w:rPr>
        <w:t xml:space="preserve">R2 </w:t>
      </w:r>
      <w:r w:rsidRPr="008A1A69">
        <w:t>(</w:t>
      </w:r>
      <w:r w:rsidR="007C5CA0" w:rsidRPr="008A1A69">
        <w:t>08 March 16</w:t>
      </w:r>
      <w:r w:rsidRPr="008A1A69">
        <w:t>)</w:t>
      </w:r>
      <w:r w:rsidR="007C5CA0">
        <w:rPr>
          <w:b/>
        </w:rPr>
        <w:t xml:space="preserve">: </w:t>
      </w:r>
      <w:r w:rsidR="007C5CA0">
        <w:t xml:space="preserve">New section </w:t>
      </w:r>
      <w:r w:rsidR="007C5CA0" w:rsidRPr="008A1A69">
        <w:rPr>
          <w:b/>
        </w:rPr>
        <w:t>magnetic compatibility</w:t>
      </w:r>
      <w:r w:rsidR="007C5CA0">
        <w:t xml:space="preserve">, large changes in </w:t>
      </w:r>
      <w:r w:rsidR="007C5CA0">
        <w:rPr>
          <w:b/>
        </w:rPr>
        <w:t>mass issues</w:t>
      </w:r>
      <w:r w:rsidR="007C5CA0">
        <w:t>.</w:t>
      </w:r>
    </w:p>
    <w:p w:rsidR="005E31AC" w:rsidRDefault="000B322A" w:rsidP="005E31AC">
      <w:r>
        <w:rPr>
          <w:b/>
        </w:rPr>
        <w:t xml:space="preserve">R1 </w:t>
      </w:r>
      <w:r w:rsidRPr="008A1A69">
        <w:t>(</w:t>
      </w:r>
      <w:r w:rsidR="005E31AC" w:rsidRPr="008A1A69">
        <w:t>04 March 16</w:t>
      </w:r>
      <w:r w:rsidRPr="008A1A69">
        <w:t>)</w:t>
      </w:r>
      <w:r w:rsidR="005E31AC">
        <w:rPr>
          <w:b/>
        </w:rPr>
        <w:t>:</w:t>
      </w:r>
      <w:r w:rsidR="005E31AC">
        <w:t xml:space="preserve"> Initial revision</w:t>
      </w:r>
    </w:p>
    <w:p w:rsidR="005E31AC" w:rsidRDefault="005E31AC" w:rsidP="005E31AC"/>
    <w:p w:rsidR="005E31AC" w:rsidRDefault="005E31AC" w:rsidP="005E31AC">
      <w:proofErr w:type="spellStart"/>
      <w:r>
        <w:t>Todo</w:t>
      </w:r>
      <w:proofErr w:type="spellEnd"/>
      <w:r>
        <w:t>:</w:t>
      </w:r>
    </w:p>
    <w:p w:rsidR="005E31AC" w:rsidRDefault="005E31AC" w:rsidP="005E31AC">
      <w:proofErr w:type="gramStart"/>
      <w:r>
        <w:t>Weight without cable?</w:t>
      </w:r>
      <w:proofErr w:type="gramEnd"/>
    </w:p>
    <w:p w:rsidR="005E31AC" w:rsidRDefault="005E31AC" w:rsidP="005E31AC">
      <w:proofErr w:type="gramStart"/>
      <w:r>
        <w:t>Photos of break-down?</w:t>
      </w:r>
      <w:proofErr w:type="gramEnd"/>
    </w:p>
    <w:p w:rsidR="005E31AC" w:rsidDel="00F73EC4" w:rsidRDefault="005E31AC" w:rsidP="005E31AC">
      <w:pPr>
        <w:rPr>
          <w:del w:id="5" w:author="Rob Maclachlan" w:date="2016-05-16T16:16:00Z"/>
        </w:rPr>
      </w:pPr>
      <w:del w:id="6" w:author="Rob Maclachlan" w:date="2016-05-16T16:16:00Z">
        <w:r w:rsidDel="00F73EC4">
          <w:delText>Work in Sungwook Merlet analysis?</w:delText>
        </w:r>
      </w:del>
    </w:p>
    <w:p w:rsidR="005E31AC" w:rsidRDefault="005E31AC" w:rsidP="005E31AC">
      <w:r>
        <w:t>More pointers to design files:</w:t>
      </w:r>
    </w:p>
    <w:p w:rsidR="005E31AC" w:rsidRDefault="005E31AC" w:rsidP="005E31AC">
      <w:r>
        <w:t>LED mounts and/or flex outline</w:t>
      </w:r>
    </w:p>
    <w:p w:rsidR="005E31AC" w:rsidRDefault="005E31AC" w:rsidP="005E31AC"/>
    <w:p w:rsidR="005E31AC" w:rsidRDefault="005E31AC">
      <w:pPr>
        <w:rPr>
          <w:b/>
        </w:rPr>
      </w:pPr>
      <w:r>
        <w:rPr>
          <w:b/>
        </w:rPr>
        <w:br w:type="page"/>
      </w:r>
    </w:p>
    <w:p w:rsidR="00EB67A9" w:rsidRDefault="008E1E70">
      <w:r>
        <w:rPr>
          <w:noProof/>
        </w:rPr>
        <w:lastRenderedPageBreak/>
        <mc:AlternateContent>
          <mc:Choice Requires="wpc">
            <w:drawing>
              <wp:inline distT="0" distB="0" distL="0" distR="0" wp14:anchorId="46A2B7B5" wp14:editId="6B6E6C33">
                <wp:extent cx="5486400" cy="320929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pic:pic xmlns:pic="http://schemas.openxmlformats.org/drawingml/2006/picture">
                        <pic:nvPicPr>
                          <pic:cNvPr id="3" name="Picture 3" descr="C:\Users\ram\Desktop\Micron CAD\micron hand view.jpg"/>
                          <pic:cNvPicPr/>
                        </pic:nvPicPr>
                        <pic:blipFill rotWithShape="1">
                          <a:blip r:embed="rId7" cstate="print">
                            <a:extLst>
                              <a:ext uri="{28A0092B-C50C-407E-A947-70E740481C1C}">
                                <a14:useLocalDpi xmlns:a14="http://schemas.microsoft.com/office/drawing/2010/main" val="0"/>
                              </a:ext>
                            </a:extLst>
                          </a:blip>
                          <a:srcRect t="15904"/>
                          <a:stretch/>
                        </pic:blipFill>
                        <pic:spPr bwMode="auto">
                          <a:xfrm>
                            <a:off x="800100" y="685856"/>
                            <a:ext cx="3886200" cy="2333116"/>
                          </a:xfrm>
                          <a:prstGeom prst="rect">
                            <a:avLst/>
                          </a:prstGeom>
                          <a:noFill/>
                          <a:ln>
                            <a:noFill/>
                          </a:ln>
                        </pic:spPr>
                      </pic:pic>
                      <wps:wsp>
                        <wps:cNvPr id="4" name="Line Callout 1 4"/>
                        <wps:cNvSpPr/>
                        <wps:spPr>
                          <a:xfrm>
                            <a:off x="800100" y="800005"/>
                            <a:ext cx="685800" cy="160076"/>
                          </a:xfrm>
                          <a:prstGeom prst="borderCallout1">
                            <a:avLst>
                              <a:gd name="adj1" fmla="val 49277"/>
                              <a:gd name="adj2" fmla="val 103881"/>
                              <a:gd name="adj3" fmla="val 496333"/>
                              <a:gd name="adj4" fmla="val 1541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Pr="008E1E70" w:rsidRDefault="008E1E70" w:rsidP="008E1E70">
                              <w:pPr>
                                <w:jc w:val="center"/>
                                <w:rPr>
                                  <w:sz w:val="16"/>
                                  <w:szCs w:val="16"/>
                                </w:rPr>
                              </w:pPr>
                              <w:r>
                                <w:rPr>
                                  <w:sz w:val="16"/>
                                  <w:szCs w:val="16"/>
                                </w:rPr>
                                <w:t>Finger Notch</w:t>
                              </w:r>
                            </w:p>
                          </w:txbxContent>
                        </wps:txbx>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5" name="Line Callout 1 5"/>
                        <wps:cNvSpPr/>
                        <wps:spPr>
                          <a:xfrm>
                            <a:off x="2000250" y="373389"/>
                            <a:ext cx="685800" cy="160020"/>
                          </a:xfrm>
                          <a:prstGeom prst="borderCallout1">
                            <a:avLst>
                              <a:gd name="adj1" fmla="val 105970"/>
                              <a:gd name="adj2" fmla="val 50955"/>
                              <a:gd name="adj3" fmla="val 662055"/>
                              <a:gd name="adj4" fmla="val 72754"/>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LED mounts</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6" name="Line Callout 1 6"/>
                        <wps:cNvSpPr/>
                        <wps:spPr>
                          <a:xfrm>
                            <a:off x="737870" y="2418201"/>
                            <a:ext cx="685800" cy="160020"/>
                          </a:xfrm>
                          <a:prstGeom prst="borderCallout1">
                            <a:avLst>
                              <a:gd name="adj1" fmla="val 49277"/>
                              <a:gd name="adj2" fmla="val 103881"/>
                              <a:gd name="adj3" fmla="val -280211"/>
                              <a:gd name="adj4" fmla="val 14603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Housing front</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7" name="Line Callout 1 7"/>
                        <wps:cNvSpPr/>
                        <wps:spPr>
                          <a:xfrm>
                            <a:off x="2409190" y="2471429"/>
                            <a:ext cx="685800" cy="160020"/>
                          </a:xfrm>
                          <a:prstGeom prst="borderCallout1">
                            <a:avLst>
                              <a:gd name="adj1" fmla="val -11870"/>
                              <a:gd name="adj2" fmla="val 50955"/>
                              <a:gd name="adj3" fmla="val -476505"/>
                              <a:gd name="adj4" fmla="val 9005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E1E70" w:rsidRDefault="008E1E70" w:rsidP="008E1E70">
                              <w:pPr>
                                <w:pStyle w:val="NormalWeb"/>
                                <w:spacing w:before="0" w:beforeAutospacing="0" w:after="200" w:afterAutospacing="0" w:line="276" w:lineRule="auto"/>
                                <w:jc w:val="center"/>
                              </w:pPr>
                              <w:r>
                                <w:rPr>
                                  <w:rFonts w:eastAsia="Calibri"/>
                                  <w:sz w:val="16"/>
                                  <w:szCs w:val="16"/>
                                </w:rPr>
                                <w:t>Housing tube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8" name="Line Callout 1 8"/>
                        <wps:cNvSpPr/>
                        <wps:spPr>
                          <a:xfrm>
                            <a:off x="3813810" y="214000"/>
                            <a:ext cx="685800" cy="159385"/>
                          </a:xfrm>
                          <a:prstGeom prst="borderCallout1">
                            <a:avLst>
                              <a:gd name="adj1" fmla="val 106373"/>
                              <a:gd name="adj2" fmla="val 51973"/>
                              <a:gd name="adj3" fmla="val 644571"/>
                              <a:gd name="adj4" fmla="val 1575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Housing </w:t>
                              </w:r>
                              <w:r w:rsidR="00B64820">
                                <w:rPr>
                                  <w:rFonts w:eastAsia="Calibri"/>
                                  <w:sz w:val="16"/>
                                  <w:szCs w:val="16"/>
                                </w:rPr>
                                <w:t>plug</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9" name="Line Callout 1 9"/>
                        <wps:cNvSpPr/>
                        <wps:spPr>
                          <a:xfrm>
                            <a:off x="3351530" y="2471831"/>
                            <a:ext cx="685800" cy="266289"/>
                          </a:xfrm>
                          <a:prstGeom prst="borderCallout1">
                            <a:avLst>
                              <a:gd name="adj1" fmla="val -11870"/>
                              <a:gd name="adj2" fmla="val 50955"/>
                              <a:gd name="adj3" fmla="val -295659"/>
                              <a:gd name="adj4" fmla="val 9209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Offset cable </w:t>
                              </w:r>
                              <w:proofErr w:type="spellStart"/>
                              <w:r>
                                <w:rPr>
                                  <w:rFonts w:eastAsia="Calibri"/>
                                  <w:sz w:val="16"/>
                                  <w:szCs w:val="16"/>
                                </w:rPr>
                                <w:t>leadout</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0" name="Line Callout 1 10"/>
                        <wps:cNvSpPr/>
                        <wps:spPr>
                          <a:xfrm>
                            <a:off x="4503071" y="620940"/>
                            <a:ext cx="555339" cy="436940"/>
                          </a:xfrm>
                          <a:prstGeom prst="borderCallout1">
                            <a:avLst>
                              <a:gd name="adj1" fmla="val 106373"/>
                              <a:gd name="adj2" fmla="val 51973"/>
                              <a:gd name="adj3" fmla="val 181878"/>
                              <a:gd name="adj4" fmla="val -59438"/>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Center fiber conduit </w:t>
                              </w:r>
                              <w:proofErr w:type="spellStart"/>
                              <w:r>
                                <w:rPr>
                                  <w:rFonts w:eastAsia="Calibri"/>
                                  <w:sz w:val="16"/>
                                  <w:szCs w:val="16"/>
                                </w:rPr>
                                <w:t>leadout</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1" name="Line Callout 1 11"/>
                        <wps:cNvSpPr/>
                        <wps:spPr>
                          <a:xfrm>
                            <a:off x="1617980" y="619456"/>
                            <a:ext cx="685800" cy="160020"/>
                          </a:xfrm>
                          <a:prstGeom prst="borderCallout1">
                            <a:avLst>
                              <a:gd name="adj1" fmla="val 105970"/>
                              <a:gd name="adj2" fmla="val 50955"/>
                              <a:gd name="adj3" fmla="val 631520"/>
                              <a:gd name="adj4" fmla="val 7479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460489" w:rsidRDefault="00460489" w:rsidP="00460489">
                              <w:pPr>
                                <w:pStyle w:val="NormalWeb"/>
                                <w:spacing w:before="0" w:beforeAutospacing="0" w:after="200" w:afterAutospacing="0" w:line="276" w:lineRule="auto"/>
                                <w:jc w:val="center"/>
                              </w:pPr>
                              <w:r>
                                <w:rPr>
                                  <w:rFonts w:eastAsia="Calibri"/>
                                  <w:sz w:val="16"/>
                                  <w:szCs w:val="16"/>
                                </w:rPr>
                                <w:t>Output plate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12" name="Line Callout 1 12"/>
                        <wps:cNvSpPr/>
                        <wps:spPr>
                          <a:xfrm>
                            <a:off x="2764790" y="524352"/>
                            <a:ext cx="685800" cy="160020"/>
                          </a:xfrm>
                          <a:prstGeom prst="borderCallout1">
                            <a:avLst>
                              <a:gd name="adj1" fmla="val 105970"/>
                              <a:gd name="adj2" fmla="val 50955"/>
                              <a:gd name="adj3" fmla="val 640244"/>
                              <a:gd name="adj4" fmla="val -561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A6D2F" w:rsidRDefault="00AA6D2F" w:rsidP="00AA6D2F">
                              <w:pPr>
                                <w:pStyle w:val="NormalWeb"/>
                                <w:spacing w:before="0" w:beforeAutospacing="0" w:after="200" w:afterAutospacing="0" w:line="276" w:lineRule="auto"/>
                                <w:jc w:val="center"/>
                              </w:pPr>
                              <w:r>
                                <w:rPr>
                                  <w:rFonts w:eastAsia="Calibri"/>
                                  <w:sz w:val="16"/>
                                  <w:szCs w:val="16"/>
                                </w:rPr>
                                <w:t>Base plate</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2" o:spid="_x0000_s1026" editas="canvas" style="width:6in;height:252.7pt;mso-position-horizontal-relative:char;mso-position-vertical-relative:line" coordsize="54864,320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92;visibility:visible;mso-wrap-style:square" filled="t" fillcolor="#d8d8d8 [2732]">
                  <v:fill o:detectmouseclick="t"/>
                  <v:path o:connecttype="none"/>
                </v:shape>
                <v:shape id="Picture 3" o:spid="_x0000_s1028" type="#_x0000_t75" style="position:absolute;left:8001;top:6858;width:38862;height:2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OqrjDAAAA2gAAAA8AAABkcnMvZG93bnJldi54bWxEj0+LwjAUxO8L+x3CW9jbmmrXP1SjiLjg&#10;QZF1vXh7NM+22LyEJtrutzeC4HGYmd8ws0VnanGjxleWFfR7CQji3OqKCwXHv5+vCQgfkDXWlknB&#10;P3lYzN/fZphp2/Iv3Q6hEBHCPkMFZQguk9LnJRn0PeuIo3e2jcEQZVNI3WAb4aaWgyQZSYMVx4US&#10;Ha1Kyi+Hq1Gw26/z9Ps0Ssfttd1WLrh9uhkq9fnRLacgAnXhFX62N1pBCo8r8QbI+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46quMMAAADaAAAADwAAAAAAAAAAAAAAAACf&#10;AgAAZHJzL2Rvd25yZXYueG1sUEsFBgAAAAAEAAQA9wAAAI8DAAAAAA==&#10;">
                  <v:imagedata r:id="rId8" o:title="micron hand view" croptop="10423f"/>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 o:spid="_x0000_s1029" type="#_x0000_t47" style="position:absolute;left:8001;top:8000;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e5/8UA&#10;AADaAAAADwAAAGRycy9kb3ducmV2LnhtbESPQUvDQBSE70L/w/IEL2I3lSIldlvEoi1FU4xevD2y&#10;r0lq9m3Ivjbpv+8KgsdhZr5h5svBNepEXag9G5iME1DEhbc1lwa+Pl/uZqCCIFtsPJOBMwVYLkZX&#10;c0yt7/mDTrmUKkI4pGigEmlTrUNRkcMw9i1x9Pa+cyhRdqW2HfYR7hp9nyQP2mHNcaHClp4rKn7y&#10;ozPwvc6y1ulbyXev8tbvp6vsfXsw5uZ6eHoEJTTIf/ivvbEGpvB7Jd4Av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7n/xQAAANoAAAAPAAAAAAAAAAAAAAAAAJgCAABkcnMv&#10;ZG93bnJldi54bWxQSwUGAAAAAAQABAD1AAAAigMAAAAA&#10;" adj="33303,107208,22438,10644" fillcolor="#4f81bd [3204]" strokecolor="#243f60 [1604]" strokeweight="1pt">
                  <v:textbox inset="0,.72pt,0,.72pt">
                    <w:txbxContent>
                      <w:p w:rsidR="008E1E70" w:rsidRPr="008E1E70" w:rsidRDefault="008E1E70" w:rsidP="008E1E70">
                        <w:pPr>
                          <w:jc w:val="center"/>
                          <w:rPr>
                            <w:sz w:val="16"/>
                            <w:szCs w:val="16"/>
                          </w:rPr>
                        </w:pPr>
                        <w:r>
                          <w:rPr>
                            <w:sz w:val="16"/>
                            <w:szCs w:val="16"/>
                          </w:rPr>
                          <w:t>Finger Notch</w:t>
                        </w:r>
                      </w:p>
                    </w:txbxContent>
                  </v:textbox>
                  <o:callout v:ext="edit" minusx="t" minusy="t"/>
                </v:shape>
                <v:shape id="Line Callout 1 5" o:spid="_x0000_s1030" type="#_x0000_t47" style="position:absolute;left:20002;top:3733;width:6858;height:1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dKsIA&#10;AADaAAAADwAAAGRycy9kb3ducmV2LnhtbESPQUsDMRSE7wX/Q3hCb21WwWC3TcsqSoueukrPj81z&#10;d3HzsiRxm/77RhA8DjPzDbPZJTuIiXzoHWu4WxYgiBtnem41fH68Lh5BhIhscHBMGi4UYLe9mW2w&#10;NO7MR5rq2IoM4VCihi7GsZQyNB1ZDEs3Emfvy3mLMUvfSuPxnOF2kPdFoaTFnvNChyM9d9R81z9W&#10;wz4pVbtT9V75w9P0tnpRY0hK6/ltqtYgIqX4H/5rH4yGB/i9km+A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N0qwgAAANoAAAAPAAAAAAAAAAAAAAAAAJgCAABkcnMvZG93&#10;bnJldi54bWxQSwUGAAAAAAQABAD1AAAAhwMAAAAA&#10;" adj="15715,143004,11006,22890"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LED mounts</w:t>
                        </w:r>
                      </w:p>
                    </w:txbxContent>
                  </v:textbox>
                  <o:callout v:ext="edit" minusx="t" minusy="t"/>
                </v:shape>
                <v:shape id="Line Callout 1 6" o:spid="_x0000_s1031" type="#_x0000_t47" style="position:absolute;left:7378;top:24182;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MkHsIA&#10;AADaAAAADwAAAGRycy9kb3ducmV2LnhtbESP3YrCMBSE74V9h3AWvLPpCitajSLKgsiC+IPo3aE5&#10;tmWbk9LEtvv2RhC8HGbmG2a26EwpGqpdYVnBVxSDIE6tLjhTcDr+DMYgnEfWWFomBf/kYDH/6M0w&#10;0bblPTUHn4kAYZeggtz7KpHSpTkZdJGtiIN3s7VBH2SdSV1jG+CmlMM4HkmDBYeFHCta5ZT+He5G&#10;Qby8ft9920yK9Xa1afiMu8svKtX/7JZTEJ46/w6/2h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yQewgAAANoAAAAPAAAAAAAAAAAAAAAAAJgCAABkcnMvZG93&#10;bnJldi54bWxQSwUGAAAAAAQABAD1AAAAhwMAAAAA&#10;" adj="31544,-60526,22438,10644"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Housing front</w:t>
                        </w:r>
                      </w:p>
                    </w:txbxContent>
                  </v:textbox>
                  <o:callout v:ext="edit" minusx="t"/>
                </v:shape>
                <v:shape id="Line Callout 1 7" o:spid="_x0000_s1032" type="#_x0000_t47" style="position:absolute;left:24091;top:24714;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QYsIA&#10;AADaAAAADwAAAGRycy9kb3ducmV2LnhtbESPQYvCMBSE74L/ITzBm6aKrFKNIoKw7C4sasHrs3lt&#10;is1LaaLWf79ZEDwOM/MNs9p0thZ3an3lWMFknIAgzp2uuFSQnfajBQgfkDXWjknBkzxs1v3eClPt&#10;Hnyg+zGUIkLYp6jAhNCkUvrckEU/dg1x9ArXWgxRtqXULT4i3NZymiQf0mLFccFgQztD+fV4swrq&#10;7DAprrevn/2sCNnZnOfPy++3UsNBt12CCNSFd/jV/tQK5vB/Jd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m1BiwgAAANoAAAAPAAAAAAAAAAAAAAAAAJgCAABkcnMvZG93&#10;bnJldi54bWxQSwUGAAAAAAQABAD1AAAAhwMAAAAA&#10;" adj="19452,-102925,11006,-2564" fillcolor="#4f81bd [3204]" strokecolor="#243f60 [1604]" strokeweight="1pt">
                  <v:textbox inset="0,.72pt,0,.72pt">
                    <w:txbxContent>
                      <w:p w:rsidR="008E1E70" w:rsidRDefault="008E1E70" w:rsidP="008E1E70">
                        <w:pPr>
                          <w:pStyle w:val="NormalWeb"/>
                          <w:spacing w:before="0" w:beforeAutospacing="0" w:after="200" w:afterAutospacing="0" w:line="276" w:lineRule="auto"/>
                          <w:jc w:val="center"/>
                        </w:pPr>
                        <w:r>
                          <w:rPr>
                            <w:rFonts w:eastAsia="Calibri"/>
                            <w:sz w:val="16"/>
                            <w:szCs w:val="16"/>
                          </w:rPr>
                          <w:t>Housing tube</w:t>
                        </w:r>
                      </w:p>
                    </w:txbxContent>
                  </v:textbox>
                  <o:callout v:ext="edit" minusx="t"/>
                </v:shape>
                <v:shape id="Line Callout 1 8" o:spid="_x0000_s1033" type="#_x0000_t47" style="position:absolute;left:38138;top:2140;width:6858;height:1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hcAA&#10;AADaAAAADwAAAGRycy9kb3ducmV2LnhtbERPu27CMBTdkfgH6yJ1A6dFqiBgUKBCKUw8unS7ii9J&#10;1Pg6sk2S/j0eKnU8Ou/1djCN6Mj52rKC11kCgriwuuZSwdftMF2A8AFZY2OZFPySh+1mPFpjqm3P&#10;F+quoRQxhH2KCqoQ2lRKX1Rk0M9sSxy5u3UGQ4SulNphH8NNI9+S5F0arDk2VNjSvqLi5/owCuYf&#10;WZ7Z/CTz49L1+e7su+9DodTLZMhWIAIN4V/85/7UCuLWeC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RhcAAAADaAAAADwAAAAAAAAAAAAAAAACYAgAAZHJzL2Rvd25y&#10;ZXYueG1sUEsFBgAAAAAEAAQA9QAAAIUDAAAAAA==&#10;" adj="3404,139227,11226,22977"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Housing </w:t>
                        </w:r>
                        <w:r w:rsidR="00B64820">
                          <w:rPr>
                            <w:rFonts w:eastAsia="Calibri"/>
                            <w:sz w:val="16"/>
                            <w:szCs w:val="16"/>
                          </w:rPr>
                          <w:t>plug</w:t>
                        </w:r>
                      </w:p>
                    </w:txbxContent>
                  </v:textbox>
                  <o:callout v:ext="edit" minusy="t"/>
                </v:shape>
                <v:shape id="Line Callout 1 9" o:spid="_x0000_s1034" type="#_x0000_t47" style="position:absolute;left:33515;top:24718;width:6858;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aZMQA&#10;AADaAAAADwAAAGRycy9kb3ducmV2LnhtbESPzWrDMBCE74G8g9hAb4mcHprGjRLqgIOh5ND8QI+L&#10;tbXcWisjqYn79lGhkOMwM98wq81gO3EhH1rHCuazDARx7XTLjYLTsZw+gwgRWWPnmBT8UoDNejxa&#10;Ya7dld/pcoiNSBAOOSowMfa5lKE2ZDHMXE+cvE/nLcYkfSO1x2uC204+ZtmTtNhyWjDY09ZQ/X34&#10;sQp2X4XRH9YvZFvuqrd4Hhb7qlDqYTK8voCINMR7+L9daQVL+LuSb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A2mTEAAAA2gAAAA8AAAAAAAAAAAAAAAAAmAIAAGRycy9k&#10;b3ducmV2LnhtbFBLBQYAAAAABAAEAPUAAACJAwAAAAA=&#10;" adj="19892,-63862,11006,-2564"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Offset cable </w:t>
                        </w:r>
                        <w:proofErr w:type="spellStart"/>
                        <w:r>
                          <w:rPr>
                            <w:rFonts w:eastAsia="Calibri"/>
                            <w:sz w:val="16"/>
                            <w:szCs w:val="16"/>
                          </w:rPr>
                          <w:t>leadout</w:t>
                        </w:r>
                        <w:proofErr w:type="spellEnd"/>
                      </w:p>
                    </w:txbxContent>
                  </v:textbox>
                  <o:callout v:ext="edit" minusx="t"/>
                </v:shape>
                <v:shape id="Line Callout 1 10" o:spid="_x0000_s1035" type="#_x0000_t47" style="position:absolute;left:45030;top:6209;width:5554;height:4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G7cQA&#10;AADbAAAADwAAAGRycy9kb3ducmV2LnhtbESPQUsDMRCF74L/IYzQm81aaNFt0yKCYKGIttLzdDPd&#10;Dd1M1iTdXf+9cxC8zfDevPfNajP6VvUUkwts4GFagCKugnVcG/g6vN4/gkoZ2WIbmAz8UILN+vZm&#10;haUNA39Sv8+1khBOJRpocu5KrVPVkMc0DR2xaOcQPWZZY61txEHCfatnRbHQHh1LQ4MdvTRUXfZX&#10;b2Ax0OU9pnh8Ou38R/+9ddfZ3BkzuRufl6Ayjfnf/Hf9ZgVf6OUXG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Bu3EAAAA2wAAAA8AAAAAAAAAAAAAAAAAmAIAAGRycy9k&#10;b3ducmV2LnhtbFBLBQYAAAAABAAEAPUAAACJAwAAAAA=&#10;" adj="-12839,39286,11226,22977"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 xml:space="preserve">Center fiber conduit </w:t>
                        </w:r>
                        <w:proofErr w:type="spellStart"/>
                        <w:r>
                          <w:rPr>
                            <w:rFonts w:eastAsia="Calibri"/>
                            <w:sz w:val="16"/>
                            <w:szCs w:val="16"/>
                          </w:rPr>
                          <w:t>leadout</w:t>
                        </w:r>
                        <w:proofErr w:type="spellEnd"/>
                      </w:p>
                    </w:txbxContent>
                  </v:textbox>
                  <o:callout v:ext="edit" minusy="t"/>
                </v:shape>
                <v:shape id="Line Callout 1 11" o:spid="_x0000_s1036" type="#_x0000_t47" style="position:absolute;left:16179;top:6194;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RdcEA&#10;AADbAAAADwAAAGRycy9kb3ducmV2LnhtbERPTWsCMRC9C/0PYQq9adYiUrZGEcGyHgruVnoeNtPN&#10;4mYSkqjbf98IQm/zeJ+z2ox2EFcKsXesYD4rQBC3TvfcKTh97advIGJC1jg4JgW/FGGzfpqssNTu&#10;xjVdm9SJHMKxRAUmJV9KGVtDFuPMeeLM/bhgMWUYOqkD3nK4HeRrUSylxZ5zg0FPO0PtublYBZX5&#10;rL+Py5M9hkXlL4d6t/cfjVIvz+P2HUSiMf2LH+5K5/lzuP+SD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fEXXBAAAA2wAAAA8AAAAAAAAAAAAAAAAAmAIAAGRycy9kb3du&#10;cmV2LnhtbFBLBQYAAAAABAAEAPUAAACGAwAAAAA=&#10;" adj="16155,136408,11006,22890" fillcolor="#4f81bd [3204]" strokecolor="#243f60 [1604]" strokeweight="1pt">
                  <v:textbox inset="0,.72pt,0,.72pt">
                    <w:txbxContent>
                      <w:p w:rsidR="00460489" w:rsidRDefault="00460489" w:rsidP="00460489">
                        <w:pPr>
                          <w:pStyle w:val="NormalWeb"/>
                          <w:spacing w:before="0" w:beforeAutospacing="0" w:after="200" w:afterAutospacing="0" w:line="276" w:lineRule="auto"/>
                          <w:jc w:val="center"/>
                        </w:pPr>
                        <w:r>
                          <w:rPr>
                            <w:rFonts w:eastAsia="Calibri"/>
                            <w:sz w:val="16"/>
                            <w:szCs w:val="16"/>
                          </w:rPr>
                          <w:t>Output plate</w:t>
                        </w:r>
                      </w:p>
                    </w:txbxContent>
                  </v:textbox>
                  <o:callout v:ext="edit" minusx="t" minusy="t"/>
                </v:shape>
                <v:shape id="Line Callout 1 12" o:spid="_x0000_s1037" type="#_x0000_t47" style="position:absolute;left:27647;top:5243;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2xs8IA&#10;AADbAAAADwAAAGRycy9kb3ducmV2LnhtbERPTWuDQBC9B/Iflgn0FtdYmop1E4IQKBRKNZZeB3eq&#10;UndW3E1i/323EMhtHu9z8v1sBnGhyfWWFWyiGARxY3XPrYL6dFynIJxH1jhYJgW/5GC/Wy5yzLS9&#10;ckmXyrcihLDLUEHn/ZhJ6ZqODLrIjsSB+7aTQR/g1Eo94TWEm0EmcbyVBnsODR2OVHTU/FRno+Dt&#10;2aWfdVoW7+lQf5Tb8vFpjL+UeljNhxcQnmZ/F9/crzrMT+D/l3CA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GzwgAAANsAAAAPAAAAAAAAAAAAAAAAAJgCAABkcnMvZG93&#10;bnJldi54bWxQSwUGAAAAAAQABAD1AAAAhwMAAAAA&#10;" adj="-1213,138293,11006,22890" fillcolor="#4f81bd [3204]" strokecolor="#243f60 [1604]" strokeweight="1pt">
                  <v:textbox inset="0,.72pt,0,.72pt">
                    <w:txbxContent>
                      <w:p w:rsidR="00AA6D2F" w:rsidRDefault="00AA6D2F" w:rsidP="00AA6D2F">
                        <w:pPr>
                          <w:pStyle w:val="NormalWeb"/>
                          <w:spacing w:before="0" w:beforeAutospacing="0" w:after="200" w:afterAutospacing="0" w:line="276" w:lineRule="auto"/>
                          <w:jc w:val="center"/>
                        </w:pPr>
                        <w:r>
                          <w:rPr>
                            <w:rFonts w:eastAsia="Calibri"/>
                            <w:sz w:val="16"/>
                            <w:szCs w:val="16"/>
                          </w:rPr>
                          <w:t>Base plate</w:t>
                        </w:r>
                      </w:p>
                    </w:txbxContent>
                  </v:textbox>
                  <o:callout v:ext="edit" minusy="t"/>
                </v:shape>
                <w10:anchorlock/>
              </v:group>
            </w:pict>
          </mc:Fallback>
        </mc:AlternateContent>
      </w:r>
    </w:p>
    <w:p w:rsidR="002E60AA" w:rsidRDefault="00460489" w:rsidP="002E60AA">
      <w:pPr>
        <w:rPr>
          <w:noProof/>
        </w:rPr>
      </w:pPr>
      <w:r>
        <w:t>This photo shows the three main parts of the current housing design</w:t>
      </w:r>
      <w:r w:rsidR="00B64820">
        <w:t>:</w:t>
      </w:r>
      <w:r>
        <w:t xml:space="preserve"> front, tube, and </w:t>
      </w:r>
      <w:r w:rsidR="00B64820">
        <w:t>plug</w:t>
      </w:r>
      <w:r>
        <w:t xml:space="preserve">, with ergonomic features.  Note how the handpiece sits in the hand, and the cables lay on the wrist for support, so that the cable weight doesn’t torque the </w:t>
      </w:r>
      <w:r w:rsidR="00B50731">
        <w:t>handpiece</w:t>
      </w:r>
      <w:r>
        <w:t>.  The housing front part is mainly an ergonomic feature</w:t>
      </w:r>
      <w:r w:rsidR="00B119F6">
        <w:t xml:space="preserve">, but also has an important role as a reaction mass.  </w:t>
      </w:r>
      <w:r>
        <w:t xml:space="preserve">Note how it sticks out in front of the output plate.  This is not mechanically desirable because it </w:t>
      </w:r>
      <w:r w:rsidR="00B50731">
        <w:t xml:space="preserve">requires a longer tool, increasing </w:t>
      </w:r>
      <w:r>
        <w:t xml:space="preserve">the moment at the tool tip and at the side load point (remote center of motion or RCM), but </w:t>
      </w:r>
      <w:r w:rsidR="00B119F6">
        <w:t xml:space="preserve">this extension of </w:t>
      </w:r>
      <w:r>
        <w:t xml:space="preserve">the housing in front allows it to </w:t>
      </w:r>
      <w:r w:rsidR="00AA6D2F">
        <w:t>have the reduced radius finger notch, which gives a more desirable grip in the hand.</w:t>
      </w:r>
      <w:r w:rsidR="00B64820">
        <w:t xml:space="preserve"> </w:t>
      </w:r>
      <w:r w:rsidR="00AA6D2F">
        <w:t xml:space="preserve">The housing tube extends a considerable distance back from the manipulator base, giving room for electronics, cable termination and strain relief.  It would not be desirable for the handle </w:t>
      </w:r>
      <w:r w:rsidR="00B119F6">
        <w:t>be much</w:t>
      </w:r>
      <w:r w:rsidR="00AA6D2F">
        <w:t xml:space="preserve"> longer than this version because this affects the balance of the tool in the hand, and cable tension would torque the handpiece.  A somewhat larger diameter is something that we can live with.</w:t>
      </w:r>
      <w:r w:rsidR="00AA6D2F" w:rsidRPr="00AA6D2F">
        <w:rPr>
          <w:noProof/>
        </w:rPr>
        <w:t xml:space="preserve"> </w:t>
      </w:r>
      <w:r w:rsidR="002E60AA">
        <w:rPr>
          <w:noProof/>
        </w:rPr>
        <w:t xml:space="preserve"> </w:t>
      </w:r>
    </w:p>
    <w:p w:rsidR="002E60AA" w:rsidRDefault="002E60AA">
      <w:pPr>
        <w:rPr>
          <w:noProof/>
        </w:rPr>
      </w:pPr>
      <w:r>
        <w:rPr>
          <w:noProof/>
        </w:rPr>
        <w:br w:type="page"/>
      </w:r>
    </w:p>
    <w:p w:rsidR="002E60AA" w:rsidRDefault="002E60AA" w:rsidP="002E60AA">
      <w:r>
        <w:lastRenderedPageBreak/>
        <w:t xml:space="preserve">Here’s an exploded view showing how the </w:t>
      </w:r>
      <w:r w:rsidR="007A194B">
        <w:t xml:space="preserve">current </w:t>
      </w:r>
      <w:r>
        <w:t xml:space="preserve">housing breaks down, and how the innards fit inside.  The top part is a shroud for the LEDs, which is not shown in the photo.  </w:t>
      </w:r>
      <w:r w:rsidR="00F358AE" w:rsidRPr="008A1A69">
        <w:rPr>
          <w:b/>
        </w:rPr>
        <w:t>We’d like a major change in the housing from the current design:</w:t>
      </w:r>
      <w:r w:rsidR="00F358AE">
        <w:t xml:space="preserve"> omitting the large cutout side cutout which allows </w:t>
      </w:r>
      <w:r w:rsidR="007A194B">
        <w:t xml:space="preserve">tracking of the </w:t>
      </w:r>
      <w:r w:rsidR="00F358AE">
        <w:t xml:space="preserve">moving LEDs </w:t>
      </w:r>
      <w:r w:rsidR="007A194B">
        <w:t xml:space="preserve">on the output plate.  </w:t>
      </w:r>
      <w:r w:rsidR="00F358AE">
        <w:t xml:space="preserve">Our plan is to </w:t>
      </w:r>
      <w:r w:rsidR="007A194B">
        <w:t>have only one triad of LEDs fixed to the handle, and rely on the internal NST position sensors to generate the desired output motion.  This gives a simpler and much better sealed housing design. The handle LED mount can be attached to the exterior of the housing, rather than to the manipulator structure.</w:t>
      </w:r>
    </w:p>
    <w:p w:rsidR="002E60AA" w:rsidRDefault="002E60AA" w:rsidP="002E60AA">
      <w:r>
        <w:rPr>
          <w:noProof/>
        </w:rPr>
        <w:drawing>
          <wp:inline distT="0" distB="0" distL="0" distR="0" wp14:anchorId="0639CB61" wp14:editId="723BFC76">
            <wp:extent cx="3971707" cy="2680379"/>
            <wp:effectExtent l="0" t="0" r="0" b="5715"/>
            <wp:docPr id="13" name="Picture 13" descr="C:\Users\ram\Desktop\Micron CAD\exploded_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Desktop\Micron CAD\exploded_render.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920" t="18495" r="16216" b="21311"/>
                    <a:stretch/>
                  </pic:blipFill>
                  <pic:spPr bwMode="auto">
                    <a:xfrm>
                      <a:off x="0" y="0"/>
                      <a:ext cx="3971975" cy="2680560"/>
                    </a:xfrm>
                    <a:prstGeom prst="rect">
                      <a:avLst/>
                    </a:prstGeom>
                    <a:noFill/>
                    <a:ln>
                      <a:noFill/>
                    </a:ln>
                    <a:extLst>
                      <a:ext uri="{53640926-AAD7-44D8-BBD7-CCE9431645EC}">
                        <a14:shadowObscured xmlns:a14="http://schemas.microsoft.com/office/drawing/2010/main"/>
                      </a:ext>
                    </a:extLst>
                  </pic:spPr>
                </pic:pic>
              </a:graphicData>
            </a:graphic>
          </wp:inline>
        </w:drawing>
      </w:r>
    </w:p>
    <w:p w:rsidR="00B119F6" w:rsidRDefault="00B119F6" w:rsidP="002E60AA">
      <w:r>
        <w:t xml:space="preserve">See </w:t>
      </w:r>
      <w:r w:rsidRPr="00B119F6">
        <w:t>SWYANG 020813\06242013_FigGen</w:t>
      </w:r>
      <w:r>
        <w:t>\</w:t>
      </w:r>
      <w:proofErr w:type="spellStart"/>
      <w:r w:rsidRPr="00B119F6">
        <w:t>ASM_Micron_All_Assembled.iam</w:t>
      </w:r>
      <w:proofErr w:type="spellEnd"/>
    </w:p>
    <w:p w:rsidR="00A20078" w:rsidRDefault="00A20078">
      <w:r>
        <w:br w:type="page"/>
      </w:r>
    </w:p>
    <w:p w:rsidR="00B119F6" w:rsidRDefault="00A20078" w:rsidP="002E60AA">
      <w:r>
        <w:lastRenderedPageBreak/>
        <w:t xml:space="preserve">LED </w:t>
      </w:r>
      <w:del w:id="7" w:author="Rob Maclachlan" w:date="2016-05-16T17:29:00Z">
        <w:r w:rsidDel="001F6C8B">
          <w:delText>flex</w:delText>
        </w:r>
      </w:del>
      <w:ins w:id="8" w:author="Rob Maclachlan" w:date="2016-05-16T17:29:00Z">
        <w:r w:rsidR="001F6C8B">
          <w:t>mounting (mechanical)</w:t>
        </w:r>
      </w:ins>
      <w:r>
        <w:t>:</w:t>
      </w:r>
    </w:p>
    <w:p w:rsidR="00A20078" w:rsidRDefault="00A20078" w:rsidP="002E60AA">
      <w:r>
        <w:t>We’d like to integrate our current LED flex circuit design into the handle.</w:t>
      </w:r>
    </w:p>
    <w:p w:rsidR="00D54757" w:rsidRDefault="00A20078" w:rsidP="00D54757">
      <w:pPr>
        <w:keepNext/>
        <w:rPr>
          <w:ins w:id="9" w:author="Rob Maclachlan" w:date="2016-05-16T18:06:00Z"/>
        </w:rPr>
        <w:pPrChange w:id="10" w:author="Rob Maclachlan" w:date="2016-05-16T18:06:00Z">
          <w:pPr/>
        </w:pPrChange>
      </w:pPr>
      <w:r>
        <w:rPr>
          <w:noProof/>
        </w:rPr>
        <w:drawing>
          <wp:inline distT="0" distB="0" distL="0" distR="0" wp14:anchorId="03F5375B" wp14:editId="71595295">
            <wp:extent cx="5945068" cy="3950767"/>
            <wp:effectExtent l="0" t="0" r="0" b="0"/>
            <wp:docPr id="1" name="Picture 1" descr="C:\Users\ram\Desktop\Micron CAD\Select tidbits\led_f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Desktop\Micron CAD\Select tidbits\led_flex.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4113"/>
                    <a:stretch/>
                  </pic:blipFill>
                  <pic:spPr bwMode="auto">
                    <a:xfrm>
                      <a:off x="0" y="0"/>
                      <a:ext cx="5943600" cy="3949791"/>
                    </a:xfrm>
                    <a:prstGeom prst="rect">
                      <a:avLst/>
                    </a:prstGeom>
                    <a:noFill/>
                    <a:ln>
                      <a:noFill/>
                    </a:ln>
                    <a:extLst>
                      <a:ext uri="{53640926-AAD7-44D8-BBD7-CCE9431645EC}">
                        <a14:shadowObscured xmlns:a14="http://schemas.microsoft.com/office/drawing/2010/main"/>
                      </a:ext>
                    </a:extLst>
                  </pic:spPr>
                </pic:pic>
              </a:graphicData>
            </a:graphic>
          </wp:inline>
        </w:drawing>
      </w:r>
    </w:p>
    <w:p w:rsidR="00A20078" w:rsidRDefault="00D54757" w:rsidP="00D54757">
      <w:pPr>
        <w:pStyle w:val="Caption"/>
        <w:rPr>
          <w:ins w:id="11" w:author="Rob Maclachlan" w:date="2016-05-16T17:32:00Z"/>
        </w:rPr>
        <w:pPrChange w:id="12" w:author="Rob Maclachlan" w:date="2016-05-16T18:06:00Z">
          <w:pPr/>
        </w:pPrChange>
      </w:pPr>
      <w:bookmarkStart w:id="13" w:name="_Ref451185399"/>
      <w:ins w:id="14" w:author="Rob Maclachlan" w:date="2016-05-16T18:06:00Z">
        <w:r>
          <w:t xml:space="preserve">Figure </w:t>
        </w:r>
        <w:r>
          <w:fldChar w:fldCharType="begin"/>
        </w:r>
        <w:r>
          <w:instrText xml:space="preserve"> SEQ Figure \* ARABIC </w:instrText>
        </w:r>
      </w:ins>
      <w:r>
        <w:fldChar w:fldCharType="separate"/>
      </w:r>
      <w:ins w:id="15" w:author="Rob Maclachlan" w:date="2016-05-16T18:06:00Z">
        <w:r>
          <w:rPr>
            <w:noProof/>
          </w:rPr>
          <w:t>1</w:t>
        </w:r>
        <w:r>
          <w:fldChar w:fldCharType="end"/>
        </w:r>
        <w:bookmarkEnd w:id="13"/>
        <w:r>
          <w:t>: LED flex</w:t>
        </w:r>
      </w:ins>
    </w:p>
    <w:p w:rsidR="001F6C8B" w:rsidRDefault="001F6C8B" w:rsidP="001F6C8B">
      <w:pPr>
        <w:rPr>
          <w:ins w:id="16" w:author="Rob Maclachlan" w:date="2016-05-16T18:03:00Z"/>
        </w:rPr>
      </w:pPr>
      <w:ins w:id="17" w:author="Rob Maclachlan" w:date="2016-05-16T17:32:00Z">
        <w:r>
          <w:t>We will bond the LED end of the flex to an approximately square plate which will screw down to a mounting point on the housing front.  Screws will be in the semi-circular “mouth” cutout area, where the underlying plate is exposed. There should be a slot in the housing which will pass the connector end.  Note that the flex length is 60mm from the rear of the LED area, which is in turn ~20mm from the front end of the body tube.  So we have about 20mm of flex reach beyond the front of the wiring compartment.  This should be adequate as long as the flex terminates in a connector reasonably near the slot in the housing wall</w:t>
        </w:r>
      </w:ins>
      <w:ins w:id="18" w:author="Rob Maclachlan" w:date="2016-05-16T18:03:00Z">
        <w:r w:rsidR="00D54757">
          <w:t>.</w:t>
        </w:r>
      </w:ins>
    </w:p>
    <w:p w:rsidR="00D54757" w:rsidRDefault="00D54757" w:rsidP="001F6C8B">
      <w:pPr>
        <w:rPr>
          <w:ins w:id="19" w:author="Rob Maclachlan" w:date="2016-05-16T17:32:00Z"/>
        </w:rPr>
      </w:pPr>
      <w:ins w:id="20" w:author="Rob Maclachlan" w:date="2016-05-16T18:03:00Z">
        <w:r>
          <w:t xml:space="preserve">See </w:t>
        </w:r>
        <w:r>
          <w:t xml:space="preserve">“LED mounting post” </w:t>
        </w:r>
        <w:r>
          <w:t>sketch on next page.</w:t>
        </w:r>
      </w:ins>
    </w:p>
    <w:p w:rsidR="001F6C8B" w:rsidDel="00D54757" w:rsidRDefault="001F6C8B" w:rsidP="002E60AA">
      <w:pPr>
        <w:rPr>
          <w:del w:id="21" w:author="Rob Maclachlan" w:date="2016-05-16T18:04:00Z"/>
        </w:rPr>
      </w:pPr>
    </w:p>
    <w:p w:rsidR="001F6C8B" w:rsidRDefault="001F6C8B" w:rsidP="002E60AA">
      <w:pPr>
        <w:rPr>
          <w:ins w:id="22" w:author="Rob Maclachlan" w:date="2016-05-16T17:28:00Z"/>
        </w:rPr>
      </w:pPr>
      <w:ins w:id="23" w:author="Rob Maclachlan" w:date="2016-05-16T17:28:00Z">
        <w:r>
          <w:rPr>
            <w:noProof/>
          </w:rPr>
          <w:drawing>
            <wp:inline distT="0" distB="0" distL="0" distR="0" wp14:anchorId="14571563" wp14:editId="6BDC3BF9">
              <wp:extent cx="5943600" cy="7924800"/>
              <wp:effectExtent l="0" t="0" r="0" b="0"/>
              <wp:docPr id="15" name="Picture 15" descr="C:\Users\ram\Desktop\Micron CAD\LED_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Desktop\Micron CAD\LED_moun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ins>
    </w:p>
    <w:p w:rsidR="00D54757" w:rsidRPr="00D54757" w:rsidRDefault="00D54757" w:rsidP="00D54757">
      <w:pPr>
        <w:rPr>
          <w:ins w:id="24" w:author="Rob Maclachlan" w:date="2016-05-16T18:05:00Z"/>
          <w:b/>
          <w:rPrChange w:id="25" w:author="Rob Maclachlan" w:date="2016-05-16T18:05:00Z">
            <w:rPr>
              <w:ins w:id="26" w:author="Rob Maclachlan" w:date="2016-05-16T18:05:00Z"/>
            </w:rPr>
          </w:rPrChange>
        </w:rPr>
      </w:pPr>
      <w:ins w:id="27" w:author="Rob Maclachlan" w:date="2016-05-16T18:05:00Z">
        <w:r w:rsidRPr="00D54757">
          <w:rPr>
            <w:b/>
            <w:rPrChange w:id="28" w:author="Rob Maclachlan" w:date="2016-05-16T18:05:00Z">
              <w:rPr/>
            </w:rPrChange>
          </w:rPr>
          <w:lastRenderedPageBreak/>
          <w:t>LED mounting post notes:</w:t>
        </w:r>
      </w:ins>
    </w:p>
    <w:p w:rsidR="00D54757" w:rsidRDefault="00D54757" w:rsidP="00D54757">
      <w:pPr>
        <w:rPr>
          <w:ins w:id="29" w:author="Rob Maclachlan" w:date="2016-05-16T18:04:00Z"/>
        </w:rPr>
      </w:pPr>
      <w:ins w:id="30" w:author="Rob Maclachlan" w:date="2016-05-16T18:04:00Z">
        <w:r>
          <w:t>We need the mounting area to stand up from the tube so that we can bolt down what is basically a flat plate which will have the LED flex bonded to it.  My thought is that since it is ugly to "machine on" a raised area, it would make more sense for this to be a separate part that is attached to the body tube.  Since this is a fairly chunky part, and does not have much structural demands (other than being able to make tapped holes), I was thinking of a polymer.  Epoxy attachment would be fine, but you can do it however you see fit.  We don't really care how tall the post is as long as it is tall enough for the tapped holes.</w:t>
        </w:r>
        <w:r>
          <w:br/>
        </w:r>
        <w:r>
          <w:br/>
          <w:t>We'd like two mounting posts, one at the front of the tool, and one at the back.  We'll be using the front one for the LEDs, but we might want the rear option for magnetic sensor to get it farther away from the motors and the massive metal front piece.  There needs to be a hole in the housing tube for the LED flex to pass inside and terminate at a FPC connector.  This then gets connected into the cable assembly.</w:t>
        </w:r>
      </w:ins>
    </w:p>
    <w:p w:rsidR="00D54757" w:rsidRDefault="00D54757">
      <w:pPr>
        <w:rPr>
          <w:ins w:id="31" w:author="Rob Maclachlan" w:date="2016-05-16T18:04:00Z"/>
          <w:b/>
        </w:rPr>
      </w:pPr>
      <w:ins w:id="32" w:author="Rob Maclachlan" w:date="2016-05-16T18:04:00Z">
        <w:r>
          <w:rPr>
            <w:b/>
          </w:rPr>
          <w:br w:type="page"/>
        </w:r>
      </w:ins>
    </w:p>
    <w:p w:rsidR="001F6C8B" w:rsidRDefault="004C6436" w:rsidP="002E60AA">
      <w:pPr>
        <w:rPr>
          <w:ins w:id="33" w:author="Rob Maclachlan" w:date="2016-05-16T17:29:00Z"/>
          <w:b/>
        </w:rPr>
      </w:pPr>
      <w:ins w:id="34" w:author="Rob Maclachlan" w:date="2016-05-16T17:29:00Z">
        <w:r>
          <w:rPr>
            <w:b/>
          </w:rPr>
          <w:lastRenderedPageBreak/>
          <w:t>LED interface (electrical)</w:t>
        </w:r>
      </w:ins>
      <w:ins w:id="35" w:author="Rob Maclachlan" w:date="2016-05-16T17:58:00Z">
        <w:r>
          <w:rPr>
            <w:b/>
          </w:rPr>
          <w:t xml:space="preserve"> and Cable</w:t>
        </w:r>
      </w:ins>
    </w:p>
    <w:p w:rsidR="00CF163B" w:rsidRDefault="00CF163B" w:rsidP="002E60AA">
      <w:r>
        <w:t xml:space="preserve">We will drive the LEDs from our box.  If you can transition our LED flex (0.5mm pitch, 6 </w:t>
      </w:r>
      <w:proofErr w:type="gramStart"/>
      <w:r>
        <w:t>conductor</w:t>
      </w:r>
      <w:proofErr w:type="gramEnd"/>
      <w:r>
        <w:t xml:space="preserve">) to three twisted pairs in the cable, then that would work with either the present LEDs or a future magnetic sensor.  These pairs do not need individual shields, but should have a shield between them and the power/digital signal wires.  We used </w:t>
      </w:r>
      <w:r w:rsidRPr="00CF163B">
        <w:t>OM-XF2L-0625-1</w:t>
      </w:r>
      <w:r>
        <w:t>.  A flip-lock connector is preferable</w:t>
      </w:r>
      <w:r w:rsidR="00AA0B45">
        <w:t>, but we didn’t have enough space between boards for that.  If pin 1 is at bottom in</w:t>
      </w:r>
      <w:del w:id="36" w:author="Rob Maclachlan" w:date="2016-05-16T18:07:00Z">
        <w:r w:rsidR="00AA0B45" w:rsidDel="00D54757">
          <w:delText xml:space="preserve"> the above drawing</w:delText>
        </w:r>
      </w:del>
      <w:ins w:id="37" w:author="Rob Maclachlan" w:date="2016-05-16T18:07:00Z">
        <w:r w:rsidR="00D54757">
          <w:t xml:space="preserve"> </w:t>
        </w:r>
        <w:r w:rsidR="00D54757">
          <w:fldChar w:fldCharType="begin"/>
        </w:r>
        <w:r w:rsidR="00D54757">
          <w:instrText xml:space="preserve"> REF _Ref451185399 \h </w:instrText>
        </w:r>
      </w:ins>
      <w:r w:rsidR="00D54757">
        <w:fldChar w:fldCharType="separate"/>
      </w:r>
      <w:ins w:id="38" w:author="Rob Maclachlan" w:date="2016-05-16T18:07:00Z">
        <w:r w:rsidR="00D54757">
          <w:t xml:space="preserve">Figure </w:t>
        </w:r>
        <w:r w:rsidR="00D54757">
          <w:rPr>
            <w:noProof/>
          </w:rPr>
          <w:t>1</w:t>
        </w:r>
        <w:r w:rsidR="00D54757">
          <w:fldChar w:fldCharType="end"/>
        </w:r>
      </w:ins>
      <w:r w:rsidR="00AA0B45">
        <w:t xml:space="preserve">, then </w:t>
      </w:r>
      <w:proofErr w:type="spellStart"/>
      <w:r w:rsidR="00AA0B45">
        <w:t>pinout</w:t>
      </w:r>
      <w:proofErr w:type="spellEnd"/>
      <w:r w:rsidR="00AA0B45">
        <w:t xml:space="preserve"> is:</w:t>
      </w:r>
    </w:p>
    <w:p w:rsidR="00AA0B45" w:rsidRDefault="00AA0B45" w:rsidP="009C763F">
      <w:pPr>
        <w:spacing w:after="0"/>
        <w:ind w:left="720"/>
      </w:pPr>
      <w:r>
        <w:t>Anode 1</w:t>
      </w:r>
    </w:p>
    <w:p w:rsidR="00AA0B45" w:rsidRDefault="00AA0B45" w:rsidP="009C763F">
      <w:pPr>
        <w:spacing w:after="0"/>
        <w:ind w:left="720"/>
      </w:pPr>
      <w:r>
        <w:t>Cathode 1</w:t>
      </w:r>
    </w:p>
    <w:p w:rsidR="00AA0B45" w:rsidRDefault="00AA0B45" w:rsidP="009C763F">
      <w:pPr>
        <w:spacing w:after="0"/>
        <w:ind w:left="720"/>
      </w:pPr>
      <w:r>
        <w:t>Anode 2</w:t>
      </w:r>
    </w:p>
    <w:p w:rsidR="00AA0B45" w:rsidRDefault="00AA0B45" w:rsidP="009C763F">
      <w:pPr>
        <w:spacing w:after="0"/>
        <w:ind w:left="720"/>
      </w:pPr>
      <w:r>
        <w:t>Cathode 2</w:t>
      </w:r>
    </w:p>
    <w:p w:rsidR="00AA0B45" w:rsidRDefault="00AA0B45" w:rsidP="009C763F">
      <w:pPr>
        <w:spacing w:after="0"/>
        <w:ind w:left="720"/>
      </w:pPr>
      <w:r>
        <w:t xml:space="preserve">Anode 3 </w:t>
      </w:r>
    </w:p>
    <w:p w:rsidR="00AA0B45" w:rsidRDefault="00AA0B45" w:rsidP="009C763F">
      <w:pPr>
        <w:spacing w:after="0"/>
        <w:ind w:left="720"/>
      </w:pPr>
      <w:r>
        <w:t>Cathode 3</w:t>
      </w:r>
    </w:p>
    <w:p w:rsidR="00FF1793" w:rsidDel="001F6C8B" w:rsidRDefault="00FF1793" w:rsidP="002E60AA">
      <w:pPr>
        <w:rPr>
          <w:del w:id="39" w:author="Rob Maclachlan" w:date="2016-05-16T17:32:00Z"/>
        </w:rPr>
      </w:pPr>
    </w:p>
    <w:p w:rsidR="001F6C8B" w:rsidRDefault="001F6C8B">
      <w:pPr>
        <w:rPr>
          <w:ins w:id="40" w:author="Rob Maclachlan" w:date="2016-05-16T17:34:00Z"/>
        </w:rPr>
      </w:pPr>
    </w:p>
    <w:p w:rsidR="001F6C8B" w:rsidRDefault="00B83D4C" w:rsidP="002E60AA">
      <w:pPr>
        <w:rPr>
          <w:ins w:id="41" w:author="Rob Maclachlan" w:date="2016-05-16T17:43:00Z"/>
        </w:rPr>
      </w:pPr>
      <w:ins w:id="42" w:author="Rob Maclachlan" w:date="2016-05-16T17:41:00Z">
        <w:r>
          <w:rPr>
            <w:noProof/>
          </w:rPr>
          <w:drawing>
            <wp:anchor distT="0" distB="0" distL="114300" distR="114300" simplePos="0" relativeHeight="251661312" behindDoc="0" locked="0" layoutInCell="1" allowOverlap="1" wp14:anchorId="00ACE67D" wp14:editId="0412FD44">
              <wp:simplePos x="0" y="0"/>
              <wp:positionH relativeFrom="column">
                <wp:posOffset>2630805</wp:posOffset>
              </wp:positionH>
              <wp:positionV relativeFrom="paragraph">
                <wp:posOffset>55880</wp:posOffset>
              </wp:positionV>
              <wp:extent cx="3263900" cy="1819275"/>
              <wp:effectExtent l="0" t="0" r="0" b="9525"/>
              <wp:wrapSquare wrapText="bothSides"/>
              <wp:docPr id="17" name="Picture 17" descr="C:\Users\ram\Desktop\Micron CAD\micron hand view.jpg"/>
              <wp:cNvGraphicFramePr/>
              <a:graphic xmlns:a="http://schemas.openxmlformats.org/drawingml/2006/main">
                <a:graphicData uri="http://schemas.openxmlformats.org/drawingml/2006/picture">
                  <pic:pic xmlns:pic="http://schemas.openxmlformats.org/drawingml/2006/picture">
                    <pic:nvPicPr>
                      <pic:cNvPr id="3" name="Picture 3" descr="C:\Users\ram\Desktop\Micron CAD\micron hand view.jpg"/>
                      <pic:cNvPicPr/>
                    </pic:nvPicPr>
                    <pic:blipFill rotWithShape="1">
                      <a:blip r:embed="rId12" cstate="print">
                        <a:extLst>
                          <a:ext uri="{28A0092B-C50C-407E-A947-70E740481C1C}">
                            <a14:useLocalDpi xmlns:a14="http://schemas.microsoft.com/office/drawing/2010/main" val="0"/>
                          </a:ext>
                        </a:extLst>
                      </a:blip>
                      <a:srcRect t="15904"/>
                      <a:stretch/>
                    </pic:blipFill>
                    <pic:spPr bwMode="auto">
                      <a:xfrm>
                        <a:off x="0" y="0"/>
                        <a:ext cx="326390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43" w:author="Rob Maclachlan" w:date="2016-05-16T17:34:00Z">
        <w:r w:rsidR="001F6C8B">
          <w:t xml:space="preserve">I don’t know if </w:t>
        </w:r>
      </w:ins>
      <w:ins w:id="44" w:author="Rob Maclachlan" w:date="2016-05-16T17:35:00Z">
        <w:r w:rsidR="001F6C8B">
          <w:t xml:space="preserve">our budget would cover a custom cable, but that sure would be nice.  For ergonomics the cable needs to be as “limp” as possible.  Stock instrumentation cables are out because the insulation is way too stiff, and also for most signals there is way too much copper in too coarse a stranding.  Our current handle is using </w:t>
        </w:r>
      </w:ins>
      <w:ins w:id="45" w:author="Rob Maclachlan" w:date="2016-05-16T17:38:00Z">
        <w:r>
          <w:t xml:space="preserve">two 14 conductor 30 </w:t>
        </w:r>
        <w:proofErr w:type="spellStart"/>
        <w:r>
          <w:t>ga</w:t>
        </w:r>
        <w:proofErr w:type="spellEnd"/>
        <w:r>
          <w:t xml:space="preserve"> “medical” cables.  </w:t>
        </w:r>
      </w:ins>
      <w:ins w:id="46" w:author="Rob Maclachlan" w:date="2016-05-16T17:40:00Z">
        <w:r>
          <w:t xml:space="preserve">This cable has an overall shield.  We use two so that the analog LED wires are shielded away from the digital signals.  </w:t>
        </w:r>
      </w:ins>
      <w:ins w:id="47" w:author="Rob Maclachlan" w:date="2016-05-16T17:38:00Z">
        <w:r>
          <w:t xml:space="preserve">Power for the motors is over two separate 16 </w:t>
        </w:r>
        <w:proofErr w:type="spellStart"/>
        <w:r>
          <w:t>ga</w:t>
        </w:r>
        <w:proofErr w:type="spellEnd"/>
        <w:r>
          <w:t xml:space="preserve"> stranded wires, which I have twisted together.  Then the whole mess is loosely braided to keep it together.  This works, </w:t>
        </w:r>
      </w:ins>
      <w:ins w:id="48" w:author="Rob Maclachlan" w:date="2016-05-16T17:41:00Z">
        <w:r>
          <w:t>but is bulky and ugly</w:t>
        </w:r>
      </w:ins>
      <w:ins w:id="49" w:author="Rob Maclachlan" w:date="2016-05-16T17:42:00Z">
        <w:r>
          <w:t>.</w:t>
        </w:r>
      </w:ins>
      <w:bookmarkStart w:id="50" w:name="_GoBack"/>
      <w:bookmarkEnd w:id="50"/>
    </w:p>
    <w:p w:rsidR="00B83D4C" w:rsidRDefault="00B83D4C" w:rsidP="002E60AA">
      <w:pPr>
        <w:rPr>
          <w:ins w:id="51" w:author="Rob Maclachlan" w:date="2016-05-16T17:47:00Z"/>
        </w:rPr>
      </w:pPr>
      <w:ins w:id="52" w:author="Rob Maclachlan" w:date="2016-05-16T17:43:00Z">
        <w:r>
          <w:t xml:space="preserve">What we’d really like is a single cable that has adequate power wire size to keep the motors from browning out, </w:t>
        </w:r>
        <w:proofErr w:type="gramStart"/>
        <w:r>
          <w:t>then</w:t>
        </w:r>
        <w:proofErr w:type="gramEnd"/>
        <w:r>
          <w:t xml:space="preserve"> has a twisted pair structure for the CAN and analog (sensor) signals. The sensor signals need a shield to protect from capacitive coupling</w:t>
        </w:r>
      </w:ins>
      <w:ins w:id="53" w:author="Rob Maclachlan" w:date="2016-05-16T17:45:00Z">
        <w:r>
          <w:t xml:space="preserve">.  I don’t know anything about the signal integrity needs of CAN, or how many wires you need in the cable for that.  If bandwidth is adequate, then it would be best to run only a single bus through the cable, which would require a </w:t>
        </w:r>
      </w:ins>
      <w:ins w:id="54" w:author="Rob Maclachlan" w:date="2016-05-16T17:47:00Z">
        <w:r>
          <w:t>“router” at the handle end.</w:t>
        </w:r>
      </w:ins>
    </w:p>
    <w:p w:rsidR="004C6436" w:rsidRDefault="00B83D4C" w:rsidP="004C6436">
      <w:pPr>
        <w:rPr>
          <w:ins w:id="55" w:author="Rob Maclachlan" w:date="2016-05-16T17:56:00Z"/>
        </w:rPr>
      </w:pPr>
      <w:ins w:id="56" w:author="Rob Maclachlan" w:date="2016-05-16T17:47:00Z">
        <w:r>
          <w:t xml:space="preserve">Because of the need for high limpness and </w:t>
        </w:r>
        <w:proofErr w:type="spellStart"/>
        <w:r w:rsidR="004C6436">
          <w:t>steriliza</w:t>
        </w:r>
        <w:r>
          <w:t>bility</w:t>
        </w:r>
      </w:ins>
      <w:proofErr w:type="spellEnd"/>
      <w:ins w:id="57" w:author="Rob Maclachlan" w:date="2016-05-16T17:48:00Z">
        <w:r>
          <w:t xml:space="preserve">, medical cables </w:t>
        </w:r>
      </w:ins>
      <w:ins w:id="58" w:author="Rob Maclachlan" w:date="2016-05-16T17:58:00Z">
        <w:r w:rsidR="004C6436">
          <w:t xml:space="preserve">are </w:t>
        </w:r>
      </w:ins>
      <w:ins w:id="59" w:author="Rob Maclachlan" w:date="2016-05-16T17:48:00Z">
        <w:r>
          <w:t>a specialty.  We don’t have any plans to actually sterilize</w:t>
        </w:r>
      </w:ins>
      <w:ins w:id="60" w:author="Rob Maclachlan" w:date="2016-05-16T17:49:00Z">
        <w:r w:rsidR="004C6436">
          <w:t xml:space="preserve">, but the limpness is ergonomically important.  </w:t>
        </w:r>
      </w:ins>
      <w:ins w:id="61" w:author="Rob Maclachlan" w:date="2016-05-16T17:50:00Z">
        <w:r w:rsidR="004C6436">
          <w:t xml:space="preserve">The current signals cables are </w:t>
        </w:r>
        <w:r w:rsidR="004C6436">
          <w:t>a spool we got from WL Gore, back when they still sold stock medical cables</w:t>
        </w:r>
        <w:r w:rsidR="004C6436">
          <w:t xml:space="preserve">.  In this case, the wire insulation is Teflon (a WL </w:t>
        </w:r>
      </w:ins>
      <w:ins w:id="62" w:author="Rob Maclachlan" w:date="2016-05-16T17:51:00Z">
        <w:r w:rsidR="004C6436">
          <w:t>G</w:t>
        </w:r>
      </w:ins>
      <w:ins w:id="63" w:author="Rob Maclachlan" w:date="2016-05-16T17:50:00Z">
        <w:r w:rsidR="004C6436">
          <w:t xml:space="preserve">ore specialty), and the outer jacket is silicone (for limpness).  </w:t>
        </w:r>
      </w:ins>
      <w:ins w:id="64" w:author="Rob Maclachlan" w:date="2016-05-16T17:51:00Z">
        <w:r w:rsidR="004C6436">
          <w:t xml:space="preserve">I’m not sure how copper is really needed for the power wires.  I mean 16 </w:t>
        </w:r>
        <w:proofErr w:type="spellStart"/>
        <w:r w:rsidR="004C6436">
          <w:t>ga</w:t>
        </w:r>
        <w:proofErr w:type="spellEnd"/>
        <w:r w:rsidR="004C6436">
          <w:t xml:space="preserve"> to be conservative.  I used high-strand-count limp wires sold to the electric RC model application.  I seem to recall measuring sustained currents </w:t>
        </w:r>
        <w:r w:rsidR="004C6436">
          <w:lastRenderedPageBreak/>
          <w:t xml:space="preserve">of up to 2A (or </w:t>
        </w:r>
      </w:ins>
      <w:ins w:id="65" w:author="Rob Maclachlan" w:date="2016-05-16T17:54:00Z">
        <w:r w:rsidR="004C6436">
          <w:t>9</w:t>
        </w:r>
      </w:ins>
      <w:ins w:id="66" w:author="Rob Maclachlan" w:date="2016-05-16T17:51:00Z">
        <w:r w:rsidR="004C6436">
          <w:t xml:space="preserve"> W at </w:t>
        </w:r>
      </w:ins>
      <w:ins w:id="67" w:author="Rob Maclachlan" w:date="2016-05-16T17:54:00Z">
        <w:r w:rsidR="004C6436">
          <w:t>4.5 V).  Since I was running the motors without local feedback, I thought best to minimi</w:t>
        </w:r>
      </w:ins>
      <w:ins w:id="68" w:author="Rob Maclachlan" w:date="2016-05-16T17:55:00Z">
        <w:r w:rsidR="004C6436">
          <w:t>ze the voltage drop.</w:t>
        </w:r>
      </w:ins>
      <w:ins w:id="69" w:author="Rob Maclachlan" w:date="2016-05-16T17:56:00Z">
        <w:r w:rsidR="004C6436">
          <w:t xml:space="preserve">  </w:t>
        </w:r>
        <w:r w:rsidR="004C6436">
          <w:t>The desired cable length is 3m</w:t>
        </w:r>
        <w:r w:rsidR="004C6436">
          <w:t>.</w:t>
        </w:r>
      </w:ins>
    </w:p>
    <w:p w:rsidR="004C6436" w:rsidRDefault="004C6436" w:rsidP="002E60AA">
      <w:pPr>
        <w:rPr>
          <w:ins w:id="70" w:author="Rob Maclachlan" w:date="2016-05-16T17:34:00Z"/>
        </w:rPr>
      </w:pPr>
    </w:p>
    <w:p w:rsidR="00CF163B" w:rsidDel="001F6C8B" w:rsidRDefault="00FF1793" w:rsidP="002E60AA">
      <w:pPr>
        <w:rPr>
          <w:del w:id="71" w:author="Rob Maclachlan" w:date="2016-05-16T17:32:00Z"/>
        </w:rPr>
      </w:pPr>
      <w:del w:id="72" w:author="Rob Maclachlan" w:date="2016-05-16T17:32:00Z">
        <w:r w:rsidDel="001F6C8B">
          <w:delText>We will bond the LED end of the flex to an approximately square plate which will screw down to a mounting point on the housing front.  Screws will be in the semi-circular “mouth” cutout</w:delText>
        </w:r>
        <w:r w:rsidR="00D85F4C" w:rsidDel="001F6C8B">
          <w:delText xml:space="preserve"> area, where the underlying plate is exposed</w:delText>
        </w:r>
        <w:r w:rsidDel="001F6C8B">
          <w:delText xml:space="preserve">. There should be a slot in the housing which will pass the connector end.  </w:delText>
        </w:r>
      </w:del>
      <w:del w:id="73" w:author="Rob Maclachlan" w:date="2016-05-16T17:30:00Z">
        <w:r w:rsidDel="001F6C8B">
          <w:delText>I think there should be plenty of flex length.</w:delText>
        </w:r>
      </w:del>
    </w:p>
    <w:p w:rsidR="001F6C8B" w:rsidRDefault="001F6C8B">
      <w:pPr>
        <w:rPr>
          <w:ins w:id="74" w:author="Rob Maclachlan" w:date="2016-05-16T17:29:00Z"/>
          <w:b/>
        </w:rPr>
      </w:pPr>
      <w:ins w:id="75" w:author="Rob Maclachlan" w:date="2016-05-16T17:29:00Z">
        <w:r>
          <w:rPr>
            <w:b/>
          </w:rPr>
          <w:br w:type="page"/>
        </w:r>
      </w:ins>
    </w:p>
    <w:p w:rsidR="005E31AC" w:rsidRDefault="00D85F4C">
      <w:pPr>
        <w:rPr>
          <w:b/>
        </w:rPr>
      </w:pPr>
      <w:r w:rsidRPr="009C763F">
        <w:rPr>
          <w:b/>
        </w:rPr>
        <w:lastRenderedPageBreak/>
        <w:t>Mechanical overload robustness:</w:t>
      </w:r>
    </w:p>
    <w:p w:rsidR="00D85F4C" w:rsidRDefault="00D85F4C">
      <w:r>
        <w:t xml:space="preserve">Something to keep in mind is that the tool goes into a relatively uncontrolled mechanical environment, and we’d like this to stand up </w:t>
      </w:r>
      <w:proofErr w:type="gramStart"/>
      <w:r>
        <w:t>a</w:t>
      </w:r>
      <w:proofErr w:type="gramEnd"/>
      <w:r>
        <w:t xml:space="preserve"> at least a few years of occasional abuse.  If someone drops the handpiece point down, then something bad is likely to happen.  As far as I know, this has never happened (but then they probably wouldn’t have told me, either).  We took the current Micron to NIH for a demo once, and one of the flexures failed at the glue bond to the aluminum base.  I could see a curl of aluminum wrapped around the needle which someone had carved off of our microscope base.  This flexure bond failure has been annoyingly common, but may been saving us from damaging other parts.  </w:t>
      </w:r>
    </w:p>
    <w:p w:rsidR="00090C9E" w:rsidRDefault="00D85F4C">
      <w:r>
        <w:t xml:space="preserve">What I’m asking is that you think about what is going to happen when a big overload is applied to the output.  </w:t>
      </w:r>
      <w:r w:rsidR="00275F0D">
        <w:t>Because a lot of our tools have substantial flex to them, t</w:t>
      </w:r>
      <w:r w:rsidR="00286C1C">
        <w:t xml:space="preserve">he most likely high overload is more or </w:t>
      </w:r>
      <w:r w:rsidR="00275F0D">
        <w:t>less straight in (-Z direction)</w:t>
      </w:r>
      <w:r w:rsidR="00286C1C">
        <w:t>.  B</w:t>
      </w:r>
      <w:r w:rsidR="00275F0D">
        <w:t xml:space="preserve">ear </w:t>
      </w:r>
      <w:r w:rsidR="00286C1C">
        <w:t>in mind that when there is an overload</w:t>
      </w:r>
      <w:r w:rsidR="00275F0D">
        <w:t xml:space="preserve"> while micron is on</w:t>
      </w:r>
      <w:r w:rsidR="00286C1C">
        <w:t>, it is very like</w:t>
      </w:r>
      <w:r w:rsidR="00275F0D">
        <w:t>ly</w:t>
      </w:r>
      <w:r w:rsidR="00286C1C">
        <w:t xml:space="preserve"> that stabilization is going to </w:t>
      </w:r>
      <w:r w:rsidR="00275F0D">
        <w:t xml:space="preserve">have </w:t>
      </w:r>
      <w:r w:rsidR="00286C1C">
        <w:t>driven the manipulator near to one of its travel limits</w:t>
      </w:r>
      <w:r w:rsidR="00275F0D">
        <w:t xml:space="preserve"> (probably in the –Z direction).</w:t>
      </w:r>
      <w:r w:rsidR="00286C1C">
        <w:t xml:space="preserve">  What do you think is the weakest part, and is it easy to repair?  </w:t>
      </w:r>
    </w:p>
    <w:p w:rsidR="00D85F4C" w:rsidRDefault="00D85F4C">
      <w:r>
        <w:t xml:space="preserve">I’m a bit nervous about the 0.8 mm diameter of the </w:t>
      </w:r>
      <w:proofErr w:type="spellStart"/>
      <w:r w:rsidR="00286C1C">
        <w:t>Shaft_platform</w:t>
      </w:r>
      <w:proofErr w:type="spellEnd"/>
      <w:r w:rsidR="00286C1C">
        <w:t xml:space="preserve"> part.  </w:t>
      </w:r>
      <w:r w:rsidR="00090C9E">
        <w:t xml:space="preserve">For the shafts, I am much more concerned about robustness than mass or ferromagnetic material.  </w:t>
      </w:r>
      <w:r w:rsidR="00286C1C">
        <w:t xml:space="preserve">I hope this is a springy high-strength material?  </w:t>
      </w:r>
      <w:r w:rsidR="00090C9E">
        <w:t xml:space="preserve">If the shafts would buckle and spring back, that might be a good way of dealing with gross overload.  Having the balls pop out of their sockets would </w:t>
      </w:r>
      <w:r w:rsidR="00275F0D">
        <w:t xml:space="preserve">also </w:t>
      </w:r>
      <w:r w:rsidR="00090C9E">
        <w:t xml:space="preserve">be a relatively benign failure mode.  </w:t>
      </w:r>
      <w:r w:rsidR="00275F0D">
        <w:t>H</w:t>
      </w:r>
      <w:r w:rsidR="00286C1C">
        <w:t>ow are the balls attached to the shaft?</w:t>
      </w:r>
      <w:r w:rsidR="00275F0D">
        <w:t xml:space="preserve">  </w:t>
      </w:r>
    </w:p>
    <w:p w:rsidR="00286C1C" w:rsidRDefault="00286C1C">
      <w:r>
        <w:t>For what it’s worth, in our first version of the Squiggle handpiece, we went for the smallest bearings we could find, less than 1mm ID.  As I recall, we started out with aluminum for the inner shaft part, and it bent before we had even got the thing assembled.</w:t>
      </w:r>
      <w:r w:rsidR="00090C9E">
        <w:t xml:space="preserve">  In our current version, we are using a 1mm stainless shaft part to transition from the Squiggle screw to bearing.</w:t>
      </w:r>
    </w:p>
    <w:p w:rsidR="000026AF" w:rsidRDefault="00090C9E">
      <w:r>
        <w:t xml:space="preserve">If necessary for robustness, we could relax </w:t>
      </w:r>
      <w:r w:rsidR="00275F0D">
        <w:t xml:space="preserve">requirements such as </w:t>
      </w:r>
      <w:r>
        <w:t>the resonant frequency</w:t>
      </w:r>
      <w:r w:rsidR="000026AF">
        <w:t xml:space="preserve">.  In my notes about frequency response of the current manipulator </w:t>
      </w:r>
      <w:hyperlink r:id="rId13" w:history="1">
        <w:r w:rsidR="000026AF" w:rsidRPr="00883B19">
          <w:rPr>
            <w:rStyle w:val="Hyperlink"/>
          </w:rPr>
          <w:t>http://filter.micron.ri.cmu.edu/wiki/doku.php?id=projects:micron:system:squiggle:health_tests</w:t>
        </w:r>
      </w:hyperlink>
      <w:r w:rsidR="000026AF">
        <w:t>, I say that with fresh flexures, open loop -3 dB is typically &gt; 200 Hz, and when it drops below 150 Hz, this “starts to be a concern”.</w:t>
      </w:r>
      <w:r w:rsidR="00275F0D">
        <w:t xml:space="preserve">  The resonance would be lower than the –3 </w:t>
      </w:r>
      <w:proofErr w:type="spellStart"/>
      <w:r w:rsidR="00275F0D">
        <w:t>dB.</w:t>
      </w:r>
      <w:proofErr w:type="spellEnd"/>
    </w:p>
    <w:p w:rsidR="000026AF" w:rsidRPr="001A7082" w:rsidRDefault="000026AF">
      <w:r>
        <w:rPr>
          <w:noProof/>
        </w:rPr>
        <w:drawing>
          <wp:inline distT="0" distB="0" distL="0" distR="0" wp14:anchorId="0CECB6BC" wp14:editId="702B142C">
            <wp:extent cx="2969260" cy="1836279"/>
            <wp:effectExtent l="0" t="0" r="2540" b="0"/>
            <wp:docPr id="14" name="Picture 14" descr="manip_x-30degree_response_23_oc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_x-30degree_response_23_oct_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321" cy="1836317"/>
                    </a:xfrm>
                    <a:prstGeom prst="rect">
                      <a:avLst/>
                    </a:prstGeom>
                    <a:noFill/>
                    <a:ln>
                      <a:noFill/>
                    </a:ln>
                  </pic:spPr>
                </pic:pic>
              </a:graphicData>
            </a:graphic>
          </wp:inline>
        </w:drawing>
      </w:r>
    </w:p>
    <w:p w:rsidR="0026484C" w:rsidRDefault="0026484C">
      <w:pPr>
        <w:rPr>
          <w:b/>
        </w:rPr>
      </w:pPr>
      <w:r>
        <w:rPr>
          <w:b/>
        </w:rPr>
        <w:lastRenderedPageBreak/>
        <w:t>Output plate (platform):</w:t>
      </w:r>
    </w:p>
    <w:p w:rsidR="00B86DC9" w:rsidRDefault="003133B7">
      <w:r w:rsidRPr="001A7082">
        <w:t>SWYANG 020813</w:t>
      </w:r>
      <w:r w:rsidR="0026484C" w:rsidRPr="009C763F">
        <w:t>\Parts\Main</w:t>
      </w:r>
      <w:r>
        <w:t>\</w:t>
      </w:r>
      <w:r w:rsidRPr="003133B7">
        <w:t xml:space="preserve"> Platform_Top_14mm_Rev.ipt</w:t>
      </w:r>
    </w:p>
    <w:p w:rsidR="003133B7" w:rsidRDefault="003133B7">
      <w:r>
        <w:rPr>
          <w:noProof/>
        </w:rPr>
        <mc:AlternateContent>
          <mc:Choice Requires="wpc">
            <w:drawing>
              <wp:inline distT="0" distB="0" distL="0" distR="0" wp14:anchorId="773A53AE" wp14:editId="13A927C2">
                <wp:extent cx="5486400" cy="2757480"/>
                <wp:effectExtent l="0" t="0" r="0" b="508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bwMode="auto">
                          <a:xfrm>
                            <a:off x="1042370" y="232466"/>
                            <a:ext cx="3401660" cy="2333116"/>
                          </a:xfrm>
                          <a:prstGeom prst="rect">
                            <a:avLst/>
                          </a:prstGeom>
                          <a:noFill/>
                          <a:ln>
                            <a:noFill/>
                          </a:ln>
                        </pic:spPr>
                      </pic:pic>
                      <wps:wsp>
                        <wps:cNvPr id="35" name="Line Callout 1 35"/>
                        <wps:cNvSpPr/>
                        <wps:spPr>
                          <a:xfrm>
                            <a:off x="4600822" y="1964811"/>
                            <a:ext cx="685800" cy="266579"/>
                          </a:xfrm>
                          <a:prstGeom prst="borderCallout1">
                            <a:avLst>
                              <a:gd name="adj1" fmla="val 1217"/>
                              <a:gd name="adj2" fmla="val 3118"/>
                              <a:gd name="adj3" fmla="val -38467"/>
                              <a:gd name="adj4" fmla="val -210197"/>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33B7" w:rsidRDefault="003133B7" w:rsidP="003133B7">
                              <w:pPr>
                                <w:pStyle w:val="NormalWeb"/>
                                <w:spacing w:before="0" w:beforeAutospacing="0" w:after="200" w:afterAutospacing="0" w:line="276" w:lineRule="auto"/>
                                <w:jc w:val="center"/>
                              </w:pPr>
                              <w:r>
                                <w:rPr>
                                  <w:rFonts w:eastAsia="Calibri"/>
                                  <w:sz w:val="16"/>
                                  <w:szCs w:val="16"/>
                                </w:rPr>
                                <w:t>Slot for LED flex, not needed</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36" name="Line Callout 1 36"/>
                        <wps:cNvSpPr/>
                        <wps:spPr>
                          <a:xfrm>
                            <a:off x="4649470" y="951230"/>
                            <a:ext cx="685800" cy="568960"/>
                          </a:xfrm>
                          <a:prstGeom prst="borderCallout1">
                            <a:avLst>
                              <a:gd name="adj1" fmla="val 51166"/>
                              <a:gd name="adj2" fmla="val -953"/>
                              <a:gd name="adj3" fmla="val 77953"/>
                              <a:gd name="adj4" fmla="val -60579"/>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33B7" w:rsidRDefault="003133B7" w:rsidP="003133B7">
                              <w:pPr>
                                <w:pStyle w:val="NormalWeb"/>
                                <w:spacing w:before="0" w:beforeAutospacing="0" w:after="200" w:afterAutospacing="0" w:line="276" w:lineRule="auto"/>
                                <w:jc w:val="center"/>
                              </w:pPr>
                              <w:r>
                                <w:rPr>
                                  <w:rFonts w:eastAsia="Calibri"/>
                                  <w:sz w:val="16"/>
                                  <w:szCs w:val="16"/>
                                </w:rPr>
                                <w:t>Recess is for output LED mount, no longer needed</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38" name="Line Callout 1 38"/>
                        <wps:cNvSpPr/>
                        <wps:spPr>
                          <a:xfrm>
                            <a:off x="4503071" y="167550"/>
                            <a:ext cx="786479" cy="481420"/>
                          </a:xfrm>
                          <a:prstGeom prst="borderCallout1">
                            <a:avLst>
                              <a:gd name="adj1" fmla="val 99983"/>
                              <a:gd name="adj2" fmla="val 2953"/>
                              <a:gd name="adj3" fmla="val 227520"/>
                              <a:gd name="adj4" fmla="val -109331"/>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33B7" w:rsidRDefault="003133B7" w:rsidP="003133B7">
                              <w:pPr>
                                <w:pStyle w:val="NormalWeb"/>
                                <w:spacing w:before="0" w:beforeAutospacing="0" w:after="200" w:afterAutospacing="0" w:line="276" w:lineRule="auto"/>
                                <w:jc w:val="center"/>
                              </w:pPr>
                              <w:r>
                                <w:rPr>
                                  <w:rFonts w:eastAsia="Calibri"/>
                                  <w:sz w:val="16"/>
                                  <w:szCs w:val="16"/>
                                </w:rPr>
                                <w:t xml:space="preserve">Three tapped holes for </w:t>
                              </w:r>
                              <w:proofErr w:type="spellStart"/>
                              <w:r>
                                <w:rPr>
                                  <w:rFonts w:eastAsia="Calibri"/>
                                  <w:sz w:val="16"/>
                                  <w:szCs w:val="16"/>
                                </w:rPr>
                                <w:t>toolholder</w:t>
                              </w:r>
                              <w:proofErr w:type="spellEnd"/>
                              <w:r>
                                <w:rPr>
                                  <w:rFonts w:eastAsia="Calibri"/>
                                  <w:sz w:val="16"/>
                                  <w:szCs w:val="16"/>
                                </w:rPr>
                                <w:t xml:space="preserve"> mounting</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4" name="Line Callout 1 54"/>
                        <wps:cNvSpPr/>
                        <wps:spPr>
                          <a:xfrm>
                            <a:off x="180000" y="179981"/>
                            <a:ext cx="685800" cy="371200"/>
                          </a:xfrm>
                          <a:prstGeom prst="borderCallout1">
                            <a:avLst>
                              <a:gd name="adj1" fmla="val 96285"/>
                              <a:gd name="adj2" fmla="val 97775"/>
                              <a:gd name="adj3" fmla="val 367525"/>
                              <a:gd name="adj4" fmla="val 426953"/>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6DC9" w:rsidRPr="001A7082" w:rsidRDefault="00B86DC9" w:rsidP="00B86DC9">
                              <w:pPr>
                                <w:pStyle w:val="NormalWeb"/>
                                <w:spacing w:before="0" w:beforeAutospacing="0" w:after="200" w:afterAutospacing="0" w:line="276" w:lineRule="auto"/>
                                <w:jc w:val="center"/>
                              </w:pPr>
                              <w:r w:rsidRPr="009C763F">
                                <w:rPr>
                                  <w:rFonts w:eastAsia="Calibri"/>
                                  <w:sz w:val="16"/>
                                  <w:szCs w:val="16"/>
                                </w:rPr>
                                <w:t>Not sure why this key is here.</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46" o:spid="_x0000_s1038" editas="canvas" style="width:6in;height:217.1pt;mso-position-horizontal-relative:char;mso-position-vertical-relative:line" coordsize="54864,27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4864;height:27571;visibility:visible;mso-wrap-style:square" filled="t" fillcolor="#d8d8d8 [2732]">
                  <v:fill o:detectmouseclick="t"/>
                  <v:path o:connecttype="none"/>
                </v:shape>
                <v:shape id="Picture 18" o:spid="_x0000_s1040" type="#_x0000_t75" style="position:absolute;left:10423;top:2324;width:34017;height:2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fxPTEAAAA2wAAAA8AAABkcnMvZG93bnJldi54bWxEj09vwjAMxe9IfIfISNwgZQdUFQLaQKBd&#10;duDPgaPXeE1F41RNgLJPjw+TdrP1nt/7ebnufaPu1MU6sIHZNANFXAZbc2XgfNpNclAxIVtsApOB&#10;J0VYr4aDJRY2PPhA92OqlIRwLNCAS6kttI6lI49xGlpi0X5C5zHJ2lXadviQcN/otyyba481S4PD&#10;ljaOyuvx5g1sv/cXl6ev7LSJ+3i9he0z//g1Zjzq3xegEvXp3/x3/WkFX2DlFxlAr1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fxPTEAAAA2wAAAA8AAAAAAAAAAAAAAAAA&#10;nwIAAGRycy9kb3ducmV2LnhtbFBLBQYAAAAABAAEAPcAAACQAwAAAAA=&#10;">
                  <v:imagedata r:id="rId16" o:title=""/>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5" o:spid="_x0000_s1041" type="#_x0000_t47" style="position:absolute;left:46008;top:19648;width:6858;height:2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11MUA&#10;AADbAAAADwAAAGRycy9kb3ducmV2LnhtbESPQWvCQBSE74X+h+UVetNNLWqIrlJaCkGKYBTB2yP7&#10;moRm36a7q4n/visIPQ4z8w2zXA+mFRdyvrGs4GWcgCAurW64UnDYf45SED4ga2wtk4IreVivHh+W&#10;mGnb844uRahEhLDPUEEdQpdJ6cuaDPqx7Yij922dwRClq6R22Ee4aeUkSWbSYMNxocaO3msqf4qz&#10;UeD69PA1T35p+AinfHssZ/kk3Sj1/DS8LUAEGsJ/+N7OtYLXK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DXUxQAAANsAAAAPAAAAAAAAAAAAAAAAAJgCAABkcnMv&#10;ZG93bnJldi54bWxQSwUGAAAAAAQABAD1AAAAigMAAAAA&#10;" adj="-45403,-8309,673,263" fillcolor="#4f81bd [3204]" strokecolor="#c0504d [3205]" strokeweight="1pt">
                  <v:textbox inset="0,.72pt,0,.72pt">
                    <w:txbxContent>
                      <w:p w:rsidR="003133B7" w:rsidRDefault="003133B7" w:rsidP="003133B7">
                        <w:pPr>
                          <w:pStyle w:val="NormalWeb"/>
                          <w:spacing w:before="0" w:beforeAutospacing="0" w:after="200" w:afterAutospacing="0" w:line="276" w:lineRule="auto"/>
                          <w:jc w:val="center"/>
                        </w:pPr>
                        <w:r>
                          <w:rPr>
                            <w:rFonts w:eastAsia="Calibri"/>
                            <w:sz w:val="16"/>
                            <w:szCs w:val="16"/>
                          </w:rPr>
                          <w:t>Slot for LED flex, not needed</w:t>
                        </w:r>
                      </w:p>
                    </w:txbxContent>
                  </v:textbox>
                </v:shape>
                <v:shape id="Line Callout 1 36" o:spid="_x0000_s1042" type="#_x0000_t47" style="position:absolute;left:46494;top:9512;width:6858;height:5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jCLMQA&#10;AADbAAAADwAAAGRycy9kb3ducmV2LnhtbESPT2vCQBTE74V+h+UJvdWNFkJIs4qVBkIPRW2l10f2&#10;5Y/Nvg3Z1aTfvisIHoeZ+Q2TrSfTiQsNrrWsYDGPQBCXVrdcK/j+yp8TEM4ja+wsk4I/crBePT5k&#10;mGo78p4uB1+LAGGXooLG+z6V0pUNGXRz2xMHr7KDQR/kUEs94BjgppPLKIqlwZbDQoM9bRsqfw9n&#10;o0Anx+pYfGh83/GnPeXbvHz7yZV6mk2bVxCeJn8P39qFVvASw/VL+AF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IwizEAAAA2wAAAA8AAAAAAAAAAAAAAAAAmAIAAGRycy9k&#10;b3ducmV2LnhtbFBLBQYAAAAABAAEAPUAAACJAwAAAAA=&#10;" adj="-13085,16838,-206,11052" fillcolor="#4f81bd [3204]" strokecolor="#c0504d [3205]" strokeweight="1pt">
                  <v:textbox inset="0,.72pt,0,.72pt">
                    <w:txbxContent>
                      <w:p w:rsidR="003133B7" w:rsidRDefault="003133B7" w:rsidP="003133B7">
                        <w:pPr>
                          <w:pStyle w:val="NormalWeb"/>
                          <w:spacing w:before="0" w:beforeAutospacing="0" w:after="200" w:afterAutospacing="0" w:line="276" w:lineRule="auto"/>
                          <w:jc w:val="center"/>
                        </w:pPr>
                        <w:r>
                          <w:rPr>
                            <w:rFonts w:eastAsia="Calibri"/>
                            <w:sz w:val="16"/>
                            <w:szCs w:val="16"/>
                          </w:rPr>
                          <w:t>Recess is for output LED mount, no longer needed</w:t>
                        </w:r>
                      </w:p>
                    </w:txbxContent>
                  </v:textbox>
                  <o:callout v:ext="edit" minusy="t"/>
                </v:shape>
                <v:shape id="Line Callout 1 38" o:spid="_x0000_s1043" type="#_x0000_t47" style="position:absolute;left:45030;top:1675;width:7865;height:4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5MMA&#10;AADbAAAADwAAAGRycy9kb3ducmV2LnhtbERPTWvCQBC9F/wPywje6kZTVKKrSKFgoYVqIl7H7JhE&#10;s7Mhu41pf333UPD4eN+rTW9q0VHrKssKJuMIBHFudcWFgix9e16AcB5ZY22ZFPyQg8168LTCRNs7&#10;76k7+EKEEHYJKii9bxIpXV6SQTe2DXHgLrY16ANsC6lbvIdwU8tpFM2kwYpDQ4kNvZaU3w7fRsFx&#10;ep2dvhbyPc70y/nTz68fv0Wq1GjYb5cgPPX+If5377SCOIwNX8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Y5MMAAADbAAAADwAAAAAAAAAAAAAAAACYAgAAZHJzL2Rv&#10;d25yZXYueG1sUEsFBgAAAAAEAAQA9QAAAIgDAAAAAA==&#10;" adj="-23615,49144,638,21596" fillcolor="#4f81bd [3204]" strokecolor="#c0504d [3205]" strokeweight="1pt">
                  <v:textbox inset="0,.72pt,0,.72pt">
                    <w:txbxContent>
                      <w:p w:rsidR="003133B7" w:rsidRDefault="003133B7" w:rsidP="003133B7">
                        <w:pPr>
                          <w:pStyle w:val="NormalWeb"/>
                          <w:spacing w:before="0" w:beforeAutospacing="0" w:after="200" w:afterAutospacing="0" w:line="276" w:lineRule="auto"/>
                          <w:jc w:val="center"/>
                        </w:pPr>
                        <w:r>
                          <w:rPr>
                            <w:rFonts w:eastAsia="Calibri"/>
                            <w:sz w:val="16"/>
                            <w:szCs w:val="16"/>
                          </w:rPr>
                          <w:t xml:space="preserve">Three tapped holes for </w:t>
                        </w:r>
                        <w:proofErr w:type="spellStart"/>
                        <w:r>
                          <w:rPr>
                            <w:rFonts w:eastAsia="Calibri"/>
                            <w:sz w:val="16"/>
                            <w:szCs w:val="16"/>
                          </w:rPr>
                          <w:t>toolholder</w:t>
                        </w:r>
                        <w:proofErr w:type="spellEnd"/>
                        <w:r>
                          <w:rPr>
                            <w:rFonts w:eastAsia="Calibri"/>
                            <w:sz w:val="16"/>
                            <w:szCs w:val="16"/>
                          </w:rPr>
                          <w:t xml:space="preserve"> mounting</w:t>
                        </w:r>
                      </w:p>
                    </w:txbxContent>
                  </v:textbox>
                  <o:callout v:ext="edit" minusy="t"/>
                </v:shape>
                <v:shape id="Line Callout 1 54" o:spid="_x0000_s1044" type="#_x0000_t47" style="position:absolute;left:1800;top:1799;width:6858;height:3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wz8QA&#10;AADbAAAADwAAAGRycy9kb3ducmV2LnhtbESPX2vCMBTF3wW/Q7jCXkRTRYt0RhFxMBiCUx98vGuu&#10;bbG5qUnU+u3NYLDHw/nz48yXranFnZyvLCsYDRMQxLnVFRcKjoePwQyED8gaa8uk4EkelotuZ46Z&#10;tg/+pvs+FCKOsM9QQRlCk0np85IM+qFtiKN3ts5giNIVUjt8xHFTy3GSpNJgxZFQYkPrkvLL/mYi&#10;d5puR/3xZjeZ3a47l26/TpfNj1JvvXb1DiJQG/7Df+1PrWA6gd8v8Qf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SMM/EAAAA2wAAAA8AAAAAAAAAAAAAAAAAmAIAAGRycy9k&#10;b3ducmV2LnhtbFBLBQYAAAAABAAEAPUAAACJAwAAAAA=&#10;" adj="92222,79385,21119,20798" fillcolor="#4f81bd [3204]" strokecolor="#c0504d [3205]" strokeweight="1pt">
                  <v:textbox inset="0,.72pt,0,.72pt">
                    <w:txbxContent>
                      <w:p w:rsidR="00B86DC9" w:rsidRPr="001A7082" w:rsidRDefault="00B86DC9" w:rsidP="00B86DC9">
                        <w:pPr>
                          <w:pStyle w:val="NormalWeb"/>
                          <w:spacing w:before="0" w:beforeAutospacing="0" w:after="200" w:afterAutospacing="0" w:line="276" w:lineRule="auto"/>
                          <w:jc w:val="center"/>
                        </w:pPr>
                        <w:r w:rsidRPr="009C763F">
                          <w:rPr>
                            <w:rFonts w:eastAsia="Calibri"/>
                            <w:sz w:val="16"/>
                            <w:szCs w:val="16"/>
                          </w:rPr>
                          <w:t>Not sure why this key is here.</w:t>
                        </w:r>
                      </w:p>
                    </w:txbxContent>
                  </v:textbox>
                  <o:callout v:ext="edit" minusx="t" minusy="t"/>
                </v:shape>
                <w10:anchorlock/>
              </v:group>
            </w:pict>
          </mc:Fallback>
        </mc:AlternateContent>
      </w:r>
    </w:p>
    <w:p w:rsidR="00B86DC9" w:rsidRDefault="003A7B59">
      <w:r>
        <w:t xml:space="preserve">I do like the feature that the </w:t>
      </w:r>
      <w:proofErr w:type="spellStart"/>
      <w:r>
        <w:t>toolholder</w:t>
      </w:r>
      <w:proofErr w:type="spellEnd"/>
      <w:r>
        <w:t xml:space="preserve"> is a separate part which we could possibly swap out if we were doing something elaborate like an actuated tool.</w:t>
      </w:r>
      <w:r w:rsidR="00B86DC9">
        <w:br w:type="page"/>
      </w:r>
    </w:p>
    <w:p w:rsidR="00B86DC9" w:rsidRDefault="00B86DC9">
      <w:pPr>
        <w:rPr>
          <w:b/>
        </w:rPr>
      </w:pPr>
      <w:r w:rsidRPr="009C763F">
        <w:rPr>
          <w:b/>
        </w:rPr>
        <w:lastRenderedPageBreak/>
        <w:t>Tool holder:</w:t>
      </w:r>
    </w:p>
    <w:p w:rsidR="00B86DC9" w:rsidRDefault="00B86DC9">
      <w:r>
        <w:t xml:space="preserve">This is the existing tool holder, shown with a </w:t>
      </w:r>
      <w:proofErr w:type="spellStart"/>
      <w:r>
        <w:t>Luer</w:t>
      </w:r>
      <w:proofErr w:type="spellEnd"/>
      <w:r>
        <w:t xml:space="preserve"> adapter and needle.</w:t>
      </w:r>
    </w:p>
    <w:p w:rsidR="00F551E7" w:rsidRDefault="00F551E7">
      <w:r w:rsidRPr="00E26911">
        <w:t>SWYANG 020813\</w:t>
      </w:r>
      <w:r w:rsidRPr="00F551E7">
        <w:t>Parts\Tool</w:t>
      </w:r>
      <w:r>
        <w:t>\</w:t>
      </w:r>
      <w:proofErr w:type="spellStart"/>
      <w:r w:rsidRPr="00F551E7">
        <w:t>ASM_Tool_Tip_Rev.iam</w:t>
      </w:r>
      <w:proofErr w:type="spellEnd"/>
    </w:p>
    <w:p w:rsidR="00F551E7" w:rsidRDefault="00F551E7">
      <w:pPr>
        <w:rPr>
          <w:b/>
        </w:rPr>
      </w:pPr>
      <w:r>
        <w:rPr>
          <w:noProof/>
        </w:rPr>
        <w:drawing>
          <wp:inline distT="0" distB="0" distL="0" distR="0" wp14:anchorId="0FF871C0" wp14:editId="49309B5B">
            <wp:extent cx="5926455" cy="2652395"/>
            <wp:effectExtent l="0" t="0" r="0" b="0"/>
            <wp:docPr id="47" name="Picture 47" descr="C:\Users\ram\Desktop\Micron CAD\tool_holder_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Desktop\Micron CAD\tool_holder_assembl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2652395"/>
                    </a:xfrm>
                    <a:prstGeom prst="rect">
                      <a:avLst/>
                    </a:prstGeom>
                    <a:noFill/>
                    <a:ln>
                      <a:noFill/>
                    </a:ln>
                  </pic:spPr>
                </pic:pic>
              </a:graphicData>
            </a:graphic>
          </wp:inline>
        </w:drawing>
      </w:r>
    </w:p>
    <w:p w:rsidR="00F551E7" w:rsidRDefault="00F551E7">
      <w:r>
        <w:t xml:space="preserve">The simplest thing would be to keep the same shaft and setscrew design.  But there are numerous bad things about this arrangement.  First of all, I get really nervous about stripping out these tiny #00 setscrews threaded into </w:t>
      </w:r>
      <w:proofErr w:type="spellStart"/>
      <w:r>
        <w:t>Delrin</w:t>
      </w:r>
      <w:proofErr w:type="spellEnd"/>
      <w:r>
        <w:t xml:space="preserve">.  Aside from this, there are other nuisance factors and </w:t>
      </w:r>
      <w:proofErr w:type="spellStart"/>
      <w:r>
        <w:t>misfeatures</w:t>
      </w:r>
      <w:proofErr w:type="spellEnd"/>
      <w:r>
        <w:t xml:space="preserve">.  </w:t>
      </w:r>
    </w:p>
    <w:p w:rsidR="00F551E7" w:rsidRDefault="00F551E7" w:rsidP="009C763F">
      <w:pPr>
        <w:pStyle w:val="ListParagraph"/>
        <w:numPr>
          <w:ilvl w:val="0"/>
          <w:numId w:val="5"/>
        </w:numPr>
      </w:pPr>
      <w:r>
        <w:t>We have to take off the front cover every time we want to change the tool.</w:t>
      </w:r>
    </w:p>
    <w:p w:rsidR="00F551E7" w:rsidRDefault="00F551E7" w:rsidP="009C763F">
      <w:pPr>
        <w:pStyle w:val="ListParagraph"/>
        <w:numPr>
          <w:ilvl w:val="0"/>
          <w:numId w:val="5"/>
        </w:numPr>
      </w:pPr>
      <w:r>
        <w:t xml:space="preserve">Messing with the setscrews (or worse, trying to remove a friction-lock </w:t>
      </w:r>
      <w:proofErr w:type="spellStart"/>
      <w:r>
        <w:t>Luer</w:t>
      </w:r>
      <w:proofErr w:type="spellEnd"/>
      <w:r>
        <w:t>) subjects the manipulator to uncontrolled forces at the output.</w:t>
      </w:r>
    </w:p>
    <w:p w:rsidR="003A7B59" w:rsidRDefault="003A7B59" w:rsidP="009C763F">
      <w:pPr>
        <w:pStyle w:val="ListParagraph"/>
        <w:numPr>
          <w:ilvl w:val="0"/>
          <w:numId w:val="5"/>
        </w:numPr>
      </w:pPr>
      <w:r>
        <w:t xml:space="preserve">There is no rotational key in the </w:t>
      </w:r>
      <w:proofErr w:type="spellStart"/>
      <w:r>
        <w:t>toolholder</w:t>
      </w:r>
      <w:proofErr w:type="spellEnd"/>
      <w:r>
        <w:t>.  When we use tools that are not radially symmetrical about the Z axis, such as having a bent shaft, then we’d like to have some sort of anti-rotation key to make sure they get inserted in a repeatable way.</w:t>
      </w:r>
    </w:p>
    <w:p w:rsidR="00F551E7" w:rsidRDefault="00F551E7" w:rsidP="001A7082">
      <w:r>
        <w:t xml:space="preserve">It would be really nice if there was some way to cause the tool holder to release the tool adapter </w:t>
      </w:r>
      <w:r w:rsidR="000966E0">
        <w:t xml:space="preserve">(in this case, </w:t>
      </w:r>
      <w:proofErr w:type="spellStart"/>
      <w:r w:rsidR="000966E0">
        <w:t>Luer</w:t>
      </w:r>
      <w:proofErr w:type="spellEnd"/>
      <w:r w:rsidR="000966E0">
        <w:t>) without removing the front housing and without risking damaging the manipulator.  Then you could pull the adapter out through the front, connect a new tool, stick it back in, and (somehow) lock it down again.</w:t>
      </w:r>
    </w:p>
    <w:p w:rsidR="000966E0" w:rsidRDefault="000966E0">
      <w:r>
        <w:t>One possibility is that before a tool change we could “park” the manipulator against the upper or lower travel limit, and this would cause a mechanical engagement that would protect the manipulator from excess forces.  A lower stop would seem better, since that would protect against the more likely –Z force.  We could also park the manipulator for transport, or perhaps even if we detect that the handpiece has been dropped.</w:t>
      </w:r>
    </w:p>
    <w:p w:rsidR="003A7B59" w:rsidRDefault="003A7B59">
      <w:r>
        <w:t>It would also be possible to lock the manipulator by driving it to a particular position, then inserting two pins through holes in the side of the housing that align with holes bored through the output plate.</w:t>
      </w:r>
    </w:p>
    <w:p w:rsidR="003A7B59" w:rsidRDefault="000966E0">
      <w:r>
        <w:lastRenderedPageBreak/>
        <w:t xml:space="preserve">One possible way of locking and unlocking the tool adapter from the holder would be to use some sort of spanner with a C cross section that you could insert through the front tool </w:t>
      </w:r>
      <w:proofErr w:type="gramStart"/>
      <w:r>
        <w:t>opening ,</w:t>
      </w:r>
      <w:proofErr w:type="gramEnd"/>
      <w:r>
        <w:t xml:space="preserve"> wrapping around the existing tool.  This could engage with a collet or some other sort of holder that engages and disengages with rotation of an outer part.</w:t>
      </w:r>
    </w:p>
    <w:p w:rsidR="00B86DC9" w:rsidRPr="009C763F" w:rsidRDefault="003A7B59">
      <w:pPr>
        <w:rPr>
          <w:b/>
        </w:rPr>
      </w:pPr>
      <w:r>
        <w:t xml:space="preserve">Improving the </w:t>
      </w:r>
      <w:proofErr w:type="spellStart"/>
      <w:r>
        <w:t>toolholder</w:t>
      </w:r>
      <w:proofErr w:type="spellEnd"/>
      <w:r>
        <w:t xml:space="preserve"> would likely increase moving mass, but I think it would be worth it.</w:t>
      </w:r>
      <w:r w:rsidR="00B86DC9" w:rsidRPr="009C763F">
        <w:rPr>
          <w:b/>
        </w:rPr>
        <w:br w:type="page"/>
      </w:r>
    </w:p>
    <w:p w:rsidR="002E60AA" w:rsidRPr="00EE0AB9" w:rsidRDefault="002E60AA" w:rsidP="002E60AA">
      <w:pPr>
        <w:rPr>
          <w:b/>
        </w:rPr>
      </w:pPr>
      <w:r w:rsidRPr="00EE0AB9">
        <w:rPr>
          <w:b/>
        </w:rPr>
        <w:lastRenderedPageBreak/>
        <w:t>Mass issues:</w:t>
      </w:r>
    </w:p>
    <w:p w:rsidR="002E60AA" w:rsidRDefault="002E60AA" w:rsidP="002E60AA">
      <w:r>
        <w:t>Mass is an important consideration in the housing design:</w:t>
      </w:r>
    </w:p>
    <w:p w:rsidR="002E60AA" w:rsidRDefault="002E60AA" w:rsidP="002E60AA">
      <w:pPr>
        <w:pStyle w:val="ListParagraph"/>
        <w:numPr>
          <w:ilvl w:val="0"/>
          <w:numId w:val="1"/>
        </w:numPr>
      </w:pPr>
      <w:r>
        <w:t xml:space="preserve">We want a considerable amount of mass with a very stiff coupling to the manipulator fixed mounting part.  This provides a mechanical “ground” for the control system, reducing high-frequency instabilities and smoothing out vibration.  </w:t>
      </w:r>
    </w:p>
    <w:p w:rsidR="002E60AA" w:rsidRDefault="002E60AA" w:rsidP="002E60AA">
      <w:pPr>
        <w:pStyle w:val="ListParagraph"/>
        <w:numPr>
          <w:ilvl w:val="0"/>
          <w:numId w:val="1"/>
        </w:numPr>
      </w:pPr>
      <w:r>
        <w:t xml:space="preserve">We want to keep the </w:t>
      </w:r>
      <w:r w:rsidR="00B64820">
        <w:t>Center of Gravity (</w:t>
      </w:r>
      <w:r>
        <w:t>balance point</w:t>
      </w:r>
      <w:r w:rsidR="00B64820">
        <w:t>)</w:t>
      </w:r>
      <w:r>
        <w:t xml:space="preserve"> forward so that the handpiece doesn’t want to topple backward out of the hand.  Mass located at the front is also far more effective in attenuating </w:t>
      </w:r>
      <w:r w:rsidR="00831DBF">
        <w:t xml:space="preserve">the reaction forces resulting from XY translation of the output.  </w:t>
      </w:r>
      <w:r w:rsidR="00B64820">
        <w:t>It is impossible for the CG to be too far forward.</w:t>
      </w:r>
    </w:p>
    <w:p w:rsidR="00831DBF" w:rsidRDefault="00831DBF" w:rsidP="002E60AA">
      <w:pPr>
        <w:pStyle w:val="ListParagraph"/>
        <w:numPr>
          <w:ilvl w:val="0"/>
          <w:numId w:val="1"/>
        </w:numPr>
      </w:pPr>
      <w:r>
        <w:t xml:space="preserve">If it can be made to work without too much difficulty, </w:t>
      </w:r>
      <w:r>
        <w:rPr>
          <w:b/>
        </w:rPr>
        <w:t>it would be preferable to transfer the reaction forces from the motors to a flange at the front of the motor assembly</w:t>
      </w:r>
      <w:r>
        <w:t xml:space="preserve"> rather than to the back end.  This will move the </w:t>
      </w:r>
      <w:r w:rsidR="00B64820">
        <w:t>CG</w:t>
      </w:r>
      <w:r>
        <w:t xml:space="preserve"> forward, and will improve rigidity of the coupling between the manipulator’s “ground” and the mass in the housing front.</w:t>
      </w:r>
    </w:p>
    <w:p w:rsidR="002E60AA" w:rsidRPr="00831DBF" w:rsidRDefault="002E60AA" w:rsidP="002E60AA">
      <w:r>
        <w:t xml:space="preserve">We initially made the manipulator base plate from plastic and experimented with various 3D printed housings and stock metal tubing.  Plastic parts did not give enough mass for good performance.  In the current version, the baseplate and housing are all machined aluminum, except for the back plug, which is plastic.  </w:t>
      </w:r>
      <w:r w:rsidR="00831DBF">
        <w:t xml:space="preserve">For magnetic compatibility, </w:t>
      </w:r>
      <w:r w:rsidR="00831DBF">
        <w:rPr>
          <w:b/>
        </w:rPr>
        <w:t>in the new NST design, fixed structural and mass parts should be 300 series stainless, not aluminum.</w:t>
      </w:r>
      <w:r w:rsidR="00831DBF">
        <w:t xml:space="preserve">  See </w:t>
      </w:r>
      <w:r w:rsidR="00831DBF">
        <w:rPr>
          <w:b/>
        </w:rPr>
        <w:t>magnetic compatibility</w:t>
      </w:r>
      <w:r w:rsidR="00831DBF">
        <w:t>.</w:t>
      </w:r>
    </w:p>
    <w:p w:rsidR="00831DBF" w:rsidRDefault="00B64820" w:rsidP="002E60AA">
      <w:r>
        <w:t>The manipulator</w:t>
      </w:r>
      <w:r w:rsidR="00B119F6">
        <w:t>’</w:t>
      </w:r>
      <w:r>
        <w:t>s fixed mounting part</w:t>
      </w:r>
      <w:r w:rsidR="002E60AA">
        <w:t xml:space="preserve"> needs a really rigid connection to the other housing components (and their mass).   For </w:t>
      </w:r>
      <w:r>
        <w:t>CG placement</w:t>
      </w:r>
      <w:r w:rsidR="002E60AA">
        <w:t>, the most useful mass component is the housing front.  We deliberately made the very front end far thicker than it structurally needed to be.  The housing tube provides the rigid connection between the baseplate and the housing fron</w:t>
      </w:r>
      <w:r w:rsidR="00831DBF">
        <w:t>t.</w:t>
      </w:r>
    </w:p>
    <w:p w:rsidR="00831DBF" w:rsidRDefault="00831DBF" w:rsidP="002E60AA">
      <w:r>
        <w:t>The mass of the entire handpiece is ~60g, including manipulator, electronics and housing.  (This weight is very approximate, since I measured with the cable attached.)  We wouldn’t want it too much heavier than that.</w:t>
      </w:r>
    </w:p>
    <w:p w:rsidR="002E60AA" w:rsidRDefault="002E60AA" w:rsidP="002E60AA">
      <w:r>
        <w:t xml:space="preserve">There is more mass and strength than necessary in the back part of the housing tube, </w:t>
      </w:r>
      <w:r w:rsidR="00B119F6">
        <w:t>which is undesirable for forward CG placement</w:t>
      </w:r>
      <w:r>
        <w:t xml:space="preserve">.  I think we stuck with a single part and a moderately thick wall for simplicity and ease of machining.  Mass is not desirable in the housing </w:t>
      </w:r>
      <w:r w:rsidR="00B119F6">
        <w:t>plug</w:t>
      </w:r>
      <w:r>
        <w:t>, so we made this out of plastic.</w:t>
      </w:r>
    </w:p>
    <w:p w:rsidR="002E60AA" w:rsidRDefault="002E60AA" w:rsidP="002E60AA"/>
    <w:p w:rsidR="002E60AA" w:rsidRDefault="002E60AA" w:rsidP="002E60AA">
      <w:r>
        <w:br w:type="page"/>
      </w:r>
    </w:p>
    <w:p w:rsidR="005E31AC" w:rsidRPr="005E31AC" w:rsidRDefault="005E31AC">
      <w:pPr>
        <w:rPr>
          <w:b/>
        </w:rPr>
      </w:pPr>
      <w:r w:rsidRPr="005E31AC">
        <w:rPr>
          <w:b/>
        </w:rPr>
        <w:lastRenderedPageBreak/>
        <w:t>Magnetic compatibility:</w:t>
      </w:r>
    </w:p>
    <w:p w:rsidR="005E31AC" w:rsidRDefault="005E31AC" w:rsidP="005E31AC">
      <w:r>
        <w:t>Currently we are using optical position sensing using LEDs mounted on the handpiece, but we are developing an AC electromagnetic tracker that we hope to be able to use in the future.</w:t>
      </w:r>
      <w:r w:rsidR="000E7A83">
        <w:t xml:space="preserve">  First, a question: </w:t>
      </w:r>
      <w:r w:rsidR="00B03154">
        <w:rPr>
          <w:b/>
        </w:rPr>
        <w:t>W</w:t>
      </w:r>
      <w:r w:rsidR="000E7A83" w:rsidRPr="000E7A83">
        <w:rPr>
          <w:b/>
        </w:rPr>
        <w:t xml:space="preserve">ould the NST magnetic position sensors suffer significant interference from </w:t>
      </w:r>
      <w:r w:rsidR="00B03154" w:rsidRPr="000E7A83">
        <w:rPr>
          <w:b/>
        </w:rPr>
        <w:t xml:space="preserve">20 </w:t>
      </w:r>
      <w:proofErr w:type="spellStart"/>
      <w:r w:rsidR="00B03154" w:rsidRPr="000E7A83">
        <w:rPr>
          <w:b/>
        </w:rPr>
        <w:t>uT</w:t>
      </w:r>
      <w:proofErr w:type="spellEnd"/>
      <w:r w:rsidR="00B03154">
        <w:t xml:space="preserve"> </w:t>
      </w:r>
      <w:r w:rsidR="00B03154" w:rsidRPr="00B03154">
        <w:rPr>
          <w:b/>
        </w:rPr>
        <w:t>(0.2 Gauss)</w:t>
      </w:r>
      <w:r w:rsidR="00B03154">
        <w:t xml:space="preserve"> </w:t>
      </w:r>
      <w:r w:rsidR="000E7A83">
        <w:rPr>
          <w:b/>
        </w:rPr>
        <w:t>AC magnetic field of</w:t>
      </w:r>
      <w:r w:rsidR="000E7A83" w:rsidRPr="000E7A83">
        <w:rPr>
          <w:b/>
        </w:rPr>
        <w:t xml:space="preserve"> </w:t>
      </w:r>
      <w:r w:rsidR="000E7A83">
        <w:t xml:space="preserve">modulated at from 100 Hz to 10 kHz?  This is less than typical earth field strength, </w:t>
      </w:r>
      <w:r w:rsidR="00B03154">
        <w:t>and the NST sensor is DC responding, so I have hopes this would be acceptable.</w:t>
      </w:r>
    </w:p>
    <w:p w:rsidR="00B03154" w:rsidRDefault="00B03154" w:rsidP="005E31AC">
      <w:r>
        <w:t>In order to minimize field distortion caused by components in the handpiece, it is desirable to:</w:t>
      </w:r>
    </w:p>
    <w:p w:rsidR="00B03154" w:rsidRDefault="004C26D7" w:rsidP="004C26D7">
      <w:pPr>
        <w:pStyle w:val="ListParagraph"/>
        <w:numPr>
          <w:ilvl w:val="0"/>
          <w:numId w:val="4"/>
        </w:numPr>
      </w:pPr>
      <w:r>
        <w:t xml:space="preserve">Avoid use of ferromagnetic materials, especially soft </w:t>
      </w:r>
      <w:proofErr w:type="spellStart"/>
      <w:r>
        <w:t>ferromagnets</w:t>
      </w:r>
      <w:proofErr w:type="spellEnd"/>
      <w:r>
        <w:t xml:space="preserve"> such as carbon steel.  </w:t>
      </w:r>
      <w:proofErr w:type="gramStart"/>
      <w:r>
        <w:t>high-</w:t>
      </w:r>
      <w:proofErr w:type="spellStart"/>
      <w:r>
        <w:t>coercivity</w:t>
      </w:r>
      <w:proofErr w:type="spellEnd"/>
      <w:proofErr w:type="gramEnd"/>
      <w:r>
        <w:t xml:space="preserve"> hard </w:t>
      </w:r>
      <w:proofErr w:type="spellStart"/>
      <w:r>
        <w:t>ferromagnets</w:t>
      </w:r>
      <w:proofErr w:type="spellEnd"/>
      <w:r>
        <w:t xml:space="preserve"> such as permanent magnets are a lesser problem, especially if the amount of material is small, such as in the NST sensor magnets.</w:t>
      </w:r>
      <w:r w:rsidR="00DF00B6">
        <w:t xml:space="preserve">  We understand that it may not be practical or desirable to change materials </w:t>
      </w:r>
      <w:r w:rsidR="00D54EC8">
        <w:t>in components such as the motor screw and nut.  I expect that with their relatively small size, these parts will not cause too much field distortion.</w:t>
      </w:r>
    </w:p>
    <w:p w:rsidR="004C26D7" w:rsidRDefault="004C26D7" w:rsidP="004C26D7">
      <w:pPr>
        <w:pStyle w:val="ListParagraph"/>
        <w:numPr>
          <w:ilvl w:val="0"/>
          <w:numId w:val="4"/>
        </w:numPr>
      </w:pPr>
      <w:r>
        <w:t xml:space="preserve">Choose low-conductivity metals such as 300 series stainless or titanium </w:t>
      </w:r>
      <w:r w:rsidR="0042118E">
        <w:t xml:space="preserve">rather than </w:t>
      </w:r>
      <w:r>
        <w:t>high-conductivity metals such aluminum</w:t>
      </w:r>
      <w:r w:rsidR="00EE0AB9">
        <w:t xml:space="preserve"> or copper</w:t>
      </w:r>
      <w:r>
        <w:t xml:space="preserve">.  This minimizes strength of eddy currents induced by the </w:t>
      </w:r>
      <w:r w:rsidR="0042118E">
        <w:t>tracker’s AC field</w:t>
      </w:r>
      <w:r>
        <w:t>.</w:t>
      </w:r>
      <w:r w:rsidR="00DF00B6">
        <w:t xml:space="preserve">  Interference is minimal if thickness of the part is less than one skin depth at 15 kHz (0.7mm for aluminum or 3.4 mm for 301 stainless).  Parts which are small in their maximum cross section are also less of a concern.</w:t>
      </w:r>
    </w:p>
    <w:p w:rsidR="0042118E" w:rsidRDefault="004C26D7" w:rsidP="004C26D7">
      <w:pPr>
        <w:pStyle w:val="ListParagraph"/>
        <w:numPr>
          <w:ilvl w:val="0"/>
          <w:numId w:val="4"/>
        </w:numPr>
      </w:pPr>
      <w:r>
        <w:t xml:space="preserve">It’s preferable to use non-conductive materials such as plastic wherever this is consistent with the </w:t>
      </w:r>
      <w:r w:rsidR="00EE0AB9">
        <w:t xml:space="preserve">requirements for </w:t>
      </w:r>
      <w:proofErr w:type="gramStart"/>
      <w:r w:rsidR="00EE0AB9">
        <w:t>mass,</w:t>
      </w:r>
      <w:proofErr w:type="gramEnd"/>
      <w:r w:rsidR="00EE0AB9">
        <w:t xml:space="preserve"> stiffness and weight distribution (see </w:t>
      </w:r>
      <w:r w:rsidR="00EE0AB9" w:rsidRPr="00EE0AB9">
        <w:rPr>
          <w:b/>
        </w:rPr>
        <w:t>Mass issues</w:t>
      </w:r>
      <w:r w:rsidR="00EE0AB9">
        <w:t>).</w:t>
      </w:r>
      <w:r w:rsidR="00D54EC8">
        <w:t xml:space="preserve">  Use of plastic would be attractive for the rear part of the housing, both for magnetic compatibility and handpiece balance.  </w:t>
      </w:r>
    </w:p>
    <w:p w:rsidR="004C26D7" w:rsidRDefault="00D54EC8" w:rsidP="004C26D7">
      <w:pPr>
        <w:pStyle w:val="ListParagraph"/>
        <w:numPr>
          <w:ilvl w:val="0"/>
          <w:numId w:val="4"/>
        </w:numPr>
      </w:pPr>
      <w:r>
        <w:t xml:space="preserve">We </w:t>
      </w:r>
      <w:r w:rsidR="0042118E">
        <w:t>expect we would place the tracker sensor</w:t>
      </w:r>
      <w:r>
        <w:t xml:space="preserve"> on or inside the rear end of the rear housing.</w:t>
      </w:r>
      <w:r w:rsidR="00EC2BF9">
        <w:t xml:space="preserve">  This will increase the distance from structural and mass components at the front of the handpiece.  This also would place the sensor closer to the motors and power wiring, so </w:t>
      </w:r>
    </w:p>
    <w:p w:rsidR="0042118E" w:rsidRDefault="0042118E" w:rsidP="004C26D7">
      <w:pPr>
        <w:pStyle w:val="ListParagraph"/>
        <w:numPr>
          <w:ilvl w:val="0"/>
          <w:numId w:val="4"/>
        </w:numPr>
      </w:pPr>
      <w:r>
        <w:t>Try to minimize the loop area of high current paths (the motor power supply and outputs from drivers).  The EM tracker operates well below the motor resonance frequency, but current will also be varying at the position control loop update rate (1-10 kHz), which falls right within the operating frequency range.</w:t>
      </w:r>
    </w:p>
    <w:p w:rsidR="00D54EC8" w:rsidRDefault="00D54EC8" w:rsidP="00D54EC8"/>
    <w:p w:rsidR="00F358AE" w:rsidRDefault="00F358AE">
      <w:r>
        <w:br w:type="page"/>
      </w:r>
    </w:p>
    <w:p w:rsidR="00F358AE" w:rsidRPr="008A1A69" w:rsidRDefault="00F358AE">
      <w:pPr>
        <w:rPr>
          <w:b/>
        </w:rPr>
      </w:pPr>
      <w:r w:rsidRPr="008A1A69">
        <w:rPr>
          <w:b/>
        </w:rPr>
        <w:lastRenderedPageBreak/>
        <w:t>Position tracker LED mounting:</w:t>
      </w:r>
    </w:p>
    <w:p w:rsidR="0050686B" w:rsidRDefault="00AA6D2F">
      <w:pPr>
        <w:rPr>
          <w:noProof/>
        </w:rPr>
      </w:pPr>
      <w:r>
        <w:br w:type="page"/>
      </w:r>
      <w:r w:rsidR="0050686B">
        <w:rPr>
          <w:noProof/>
        </w:rPr>
        <w:lastRenderedPageBreak/>
        <w:t>Application tool moments and workspace definition:</w:t>
      </w:r>
      <w:r w:rsidR="00C50A33" w:rsidRPr="00C50A33">
        <w:rPr>
          <w:noProof/>
        </w:rPr>
        <w:t xml:space="preserve"> </w:t>
      </w:r>
    </w:p>
    <w:p w:rsidR="0050686B" w:rsidRDefault="00C50A33">
      <w:r>
        <w:rPr>
          <w:noProof/>
        </w:rPr>
        <mc:AlternateContent>
          <mc:Choice Requires="wps">
            <w:drawing>
              <wp:anchor distT="0" distB="0" distL="114300" distR="114300" simplePos="0" relativeHeight="251659264" behindDoc="0" locked="0" layoutInCell="1" allowOverlap="1" wp14:anchorId="28B38292" wp14:editId="09A4EA64">
                <wp:simplePos x="0" y="0"/>
                <wp:positionH relativeFrom="column">
                  <wp:posOffset>3587750</wp:posOffset>
                </wp:positionH>
                <wp:positionV relativeFrom="paragraph">
                  <wp:posOffset>-693420</wp:posOffset>
                </wp:positionV>
                <wp:extent cx="684530" cy="311785"/>
                <wp:effectExtent l="609600" t="0" r="20320" b="488315"/>
                <wp:wrapNone/>
                <wp:docPr id="56" name="Line Callout 1 56"/>
                <wp:cNvGraphicFramePr/>
                <a:graphic xmlns:a="http://schemas.openxmlformats.org/drawingml/2006/main">
                  <a:graphicData uri="http://schemas.microsoft.com/office/word/2010/wordprocessingShape">
                    <wps:wsp>
                      <wps:cNvSpPr/>
                      <wps:spPr>
                        <a:xfrm>
                          <a:off x="0" y="0"/>
                          <a:ext cx="684530" cy="311785"/>
                        </a:xfrm>
                        <a:prstGeom prst="borderCallout1">
                          <a:avLst>
                            <a:gd name="adj1" fmla="val 54683"/>
                            <a:gd name="adj2" fmla="val 1054"/>
                            <a:gd name="adj3" fmla="val 256959"/>
                            <a:gd name="adj4" fmla="val -89037"/>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200" w:afterAutospacing="0" w:line="276" w:lineRule="auto"/>
                              <w:jc w:val="center"/>
                            </w:pPr>
                            <w:r>
                              <w:rPr>
                                <w:rFonts w:eastAsia="Calibri"/>
                                <w:sz w:val="16"/>
                                <w:szCs w:val="16"/>
                              </w:rPr>
                              <w:t>Tip workspace volume</w:t>
                            </w:r>
                          </w:p>
                        </w:txbxContent>
                      </wps:txbx>
                      <wps:bodyPr rot="0" spcFirstLastPara="0" vert="horz" wrap="square" lIns="0" tIns="9144" rIns="0" bIns="9144" numCol="1" spcCol="0" rtlCol="0" fromWordArt="0" anchor="ctr" anchorCtr="0" forceAA="0" compatLnSpc="1">
                        <a:prstTxWarp prst="textNoShape">
                          <a:avLst/>
                        </a:prstTxWarp>
                        <a:noAutofit/>
                      </wps:bodyPr>
                    </wps:wsp>
                  </a:graphicData>
                </a:graphic>
              </wp:anchor>
            </w:drawing>
          </mc:Choice>
          <mc:Fallback>
            <w:pict>
              <v:shape id="Line Callout 1 56" o:spid="_x0000_s1038" type="#_x0000_t47" style="position:absolute;margin-left:282.5pt;margin-top:-54.6pt;width:53.9pt;height:2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" adj="-19232,55503,228,11812" fillcolor="#4f81bd [3204]" strokecolor="#243f60 [1604]" strokeweight="1pt">
                <v:textbox inset="0,.72pt,0,.72pt">
                  <w:txbxContent>
                    <w:p w:rsidR="00C50A33" w:rsidRDefault="00C50A33" w:rsidP="00C50A33">
                      <w:pPr>
                        <w:pStyle w:val="NormalWeb"/>
                        <w:spacing w:before="0" w:beforeAutospacing="0" w:after="200" w:afterAutospacing="0" w:line="276" w:lineRule="auto"/>
                        <w:jc w:val="center"/>
                      </w:pPr>
                      <w:r>
                        <w:rPr>
                          <w:rFonts w:eastAsia="Calibri"/>
                          <w:sz w:val="16"/>
                          <w:szCs w:val="16"/>
                        </w:rPr>
                        <w:t>Tip workspace volume</w:t>
                      </w:r>
                    </w:p>
                  </w:txbxContent>
                </v:textbox>
                <o:callout v:ext="edit" minusy="t"/>
              </v:shape>
            </w:pict>
          </mc:Fallback>
        </mc:AlternateContent>
      </w:r>
      <w:r w:rsidR="0050686B">
        <w:rPr>
          <w:noProof/>
        </w:rPr>
        <mc:AlternateContent>
          <mc:Choice Requires="wpc">
            <w:drawing>
              <wp:inline distT="0" distB="0" distL="0" distR="0" wp14:anchorId="16C0BF85" wp14:editId="7B8005D6">
                <wp:extent cx="6135030" cy="3582670"/>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Picture 50" descr="C:\Users\ram\Desktop\Micron CAD\Select tidbits\tool_moments.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2544" cy="3580818"/>
                          </a:xfrm>
                          <a:prstGeom prst="rect">
                            <a:avLst/>
                          </a:prstGeom>
                          <a:noFill/>
                          <a:ln>
                            <a:noFill/>
                          </a:ln>
                        </pic:spPr>
                      </pic:pic>
                      <wps:wsp>
                        <wps:cNvPr id="51" name="Line Callout 1 51"/>
                        <wps:cNvSpPr/>
                        <wps:spPr>
                          <a:xfrm>
                            <a:off x="4346957" y="389449"/>
                            <a:ext cx="685165" cy="311814"/>
                          </a:xfrm>
                          <a:prstGeom prst="borderCallout1">
                            <a:avLst>
                              <a:gd name="adj1" fmla="val 54683"/>
                              <a:gd name="adj2" fmla="val 1054"/>
                              <a:gd name="adj3" fmla="val 176363"/>
                              <a:gd name="adj4" fmla="val -20528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50686B" w:rsidRDefault="00C50A33" w:rsidP="0050686B">
                              <w:pPr>
                                <w:pStyle w:val="NormalWeb"/>
                                <w:spacing w:before="0" w:beforeAutospacing="0" w:after="200" w:afterAutospacing="0" w:line="276" w:lineRule="auto"/>
                                <w:jc w:val="center"/>
                              </w:pPr>
                              <w:r>
                                <w:rPr>
                                  <w:rFonts w:eastAsia="Calibri"/>
                                  <w:sz w:val="16"/>
                                  <w:szCs w:val="16"/>
                                </w:rPr>
                                <w:t>RCM pivot point</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2" name="Line Callout 1 52"/>
                        <wps:cNvSpPr/>
                        <wps:spPr>
                          <a:xfrm>
                            <a:off x="4632330" y="1394683"/>
                            <a:ext cx="684530" cy="311785"/>
                          </a:xfrm>
                          <a:prstGeom prst="borderCallout1">
                            <a:avLst>
                              <a:gd name="adj1" fmla="val 54683"/>
                              <a:gd name="adj2" fmla="val 1054"/>
                              <a:gd name="adj3" fmla="val 176363"/>
                              <a:gd name="adj4" fmla="val -20528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0" w:afterAutospacing="0" w:line="276" w:lineRule="auto"/>
                                <w:jc w:val="center"/>
                                <w:rPr>
                                  <w:rFonts w:eastAsia="Calibri"/>
                                  <w:sz w:val="16"/>
                                  <w:szCs w:val="16"/>
                                </w:rPr>
                              </w:pPr>
                              <w:r>
                                <w:rPr>
                                  <w:rFonts w:eastAsia="Calibri"/>
                                  <w:sz w:val="16"/>
                                  <w:szCs w:val="16"/>
                                </w:rPr>
                                <w:t xml:space="preserve">Z = 0 </w:t>
                              </w:r>
                            </w:p>
                            <w:p w:rsidR="00C50A33" w:rsidRDefault="00C50A33" w:rsidP="00C50A33">
                              <w:pPr>
                                <w:pStyle w:val="NormalWeb"/>
                                <w:spacing w:before="0" w:beforeAutospacing="0" w:after="200" w:afterAutospacing="0" w:line="276" w:lineRule="auto"/>
                                <w:jc w:val="center"/>
                              </w:pPr>
                              <w:proofErr w:type="gramStart"/>
                              <w:r>
                                <w:rPr>
                                  <w:rFonts w:eastAsia="Calibri"/>
                                  <w:sz w:val="16"/>
                                  <w:szCs w:val="16"/>
                                </w:rPr>
                                <w:t>reference</w:t>
                              </w:r>
                              <w:proofErr w:type="gram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3" name="Line Callout 1 53"/>
                        <wps:cNvSpPr/>
                        <wps:spPr>
                          <a:xfrm>
                            <a:off x="4774162" y="2194783"/>
                            <a:ext cx="683895" cy="311785"/>
                          </a:xfrm>
                          <a:prstGeom prst="borderCallout1">
                            <a:avLst>
                              <a:gd name="adj1" fmla="val 54683"/>
                              <a:gd name="adj2" fmla="val 1054"/>
                              <a:gd name="adj3" fmla="val -20649"/>
                              <a:gd name="adj4" fmla="val -22776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pStyle w:val="NormalWeb"/>
                                <w:spacing w:before="0" w:beforeAutospacing="0" w:after="0" w:afterAutospacing="0" w:line="276" w:lineRule="auto"/>
                                <w:jc w:val="center"/>
                              </w:pPr>
                              <w:r>
                                <w:rPr>
                                  <w:rFonts w:eastAsia="Calibri"/>
                                  <w:sz w:val="16"/>
                                  <w:szCs w:val="16"/>
                                </w:rPr>
                                <w:t xml:space="preserve">Kinematic center </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55" name="Can 55"/>
                        <wps:cNvSpPr/>
                        <wps:spPr>
                          <a:xfrm>
                            <a:off x="2816860" y="114523"/>
                            <a:ext cx="228600" cy="228600"/>
                          </a:xfrm>
                          <a:prstGeom prst="can">
                            <a:avLst/>
                          </a:prstGeom>
                          <a:solidFill>
                            <a:schemeClr val="accent1">
                              <a:alpha val="8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C50A33" w:rsidRDefault="00C50A33" w:rsidP="00C50A33">
                              <w:pPr>
                                <w:rPr>
                                  <w:rFonts w:eastAsia="Times New Roman"/>
                                </w:rPr>
                              </w:pP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45" o:spid="_x0000_s1039" editas="canvas" style="width:483.05pt;height:282.1pt;mso-position-horizontal-relative:char;mso-position-vertical-relative:line" coordsize="61347,35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S2wJEZx2EwEREAEREAER&#10;EAEREAEREAEREIFWTkBiS4gdLLElRHDaTQREQAREQAREQAREQAREQAREQARaOQGJLSF2sMSWEMFp&#10;NxEQAREQAREQAREQAREQAREQARFo5QQktoTYwRJbQgSn3URABERABERABERABERABERABESglROQ&#10;2BJiB0tsCRGcdhMBERABERABERABERABERABERCBVk5AYkuIHSy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">
                <v:shape id="_x0000_s1040" type="#_x0000_t75" style="position:absolute;width:61347;height:35826;visibility:visible;mso-wrap-style:square">
                  <v:fill o:detectmouseclick="t"/>
                  <v:path o:connecttype="none"/>
                </v:shape>
                <v:shape id="Picture 50" o:spid="_x0000_s1041" type="#_x0000_t75" style="position:absolute;width:46325;height:35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PRLTCAAAA2wAAAA8AAABkcnMvZG93bnJldi54bWxET89rwjAUvgv+D+ENdhGbOqZIZxQRBkMP&#10;w7rBentr3tqy5iU0se3+++UgePz4fm92o2lFT51vLCtYJCkI4tLqhisFH5fX+RqED8gaW8uk4I88&#10;7LbTyQYzbQc+U5+HSsQQ9hkqqENwmZS+rMmgT6wjjtyP7QyGCLtK6g6HGG5a+ZSmK2mw4dhQo6ND&#10;TeVvfjUK/PnzZN3zO1+LIgzUfLnv48wp9fgw7l9ABBrDXXxzv2kFy7g+fok/QG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T0S0wgAAANsAAAAPAAAAAAAAAAAAAAAAAJ8C&#10;AABkcnMvZG93bnJldi54bWxQSwUGAAAAAAQABAD3AAAAjgMAAAAA&#10;">
                  <v:imagedata r:id="rId19" o:title="tool_moments"/>
                </v:shape>
                <v:shape id="Line Callout 1 51" o:spid="_x0000_s1042" type="#_x0000_t47" style="position:absolute;left:43469;top:3894;width:6852;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FTUMQA&#10;AADbAAAADwAAAGRycy9kb3ducmV2LnhtbESPW2vCQBSE3wv+h+UIfaubWFokuhENUepbvYGPh+zJ&#10;BbNnQ3bV+O+7hUIfh5n5hlksB9OKO/WusawgnkQgiAurG64UnI6btxkI55E1tpZJwZMcLNPRywIT&#10;bR+8p/vBVyJA2CWooPa+S6R0RU0G3cR2xMErbW/QB9lXUvf4CHDTymkUfUqDDYeFGjvKaiquh5tR&#10;cDlv3799juU6d1UW69PufL3slHodD6s5CE+D/w//tb+0go8Y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hU1DEAAAA2wAAAA8AAAAAAAAAAAAAAAAAmAIAAGRycy9k&#10;b3ducmV2LnhtbFBLBQYAAAAABAAEAPUAAACJAwAAAAA=&#10;" adj="-44341,38094,228,11812" fillcolor="#4f81bd [3204]" strokecolor="#243f60 [1604]" strokeweight="1pt">
                  <v:textbox inset="0,.72pt,0,.72pt">
                    <w:txbxContent>
                      <w:p w:rsidR="0050686B" w:rsidRDefault="00C50A33" w:rsidP="0050686B">
                        <w:pPr>
                          <w:pStyle w:val="NormalWeb"/>
                          <w:spacing w:before="0" w:beforeAutospacing="0" w:after="200" w:afterAutospacing="0" w:line="276" w:lineRule="auto"/>
                          <w:jc w:val="center"/>
                        </w:pPr>
                        <w:r>
                          <w:rPr>
                            <w:rFonts w:eastAsia="Calibri"/>
                            <w:sz w:val="16"/>
                            <w:szCs w:val="16"/>
                          </w:rPr>
                          <w:t>RCM pivot point</w:t>
                        </w:r>
                      </w:p>
                    </w:txbxContent>
                  </v:textbox>
                  <o:callout v:ext="edit" minusy="t"/>
                </v:shape>
                <v:shape id="Line Callout 1 52" o:spid="_x0000_s1043" type="#_x0000_t47" style="position:absolute;left:46323;top:13946;width:6845;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NJ8MA&#10;AADbAAAADwAAAGRycy9kb3ducmV2LnhtbESPQWvCQBSE70L/w/IEb7oxUimpq9ig0txaq+DxkX0m&#10;wezbkF1N/PeuUPA4zMw3zGLVm1rcqHWVZQXTSQSCOLe64kLB4W87/gDhPLLG2jIpuJOD1fJtsMBE&#10;245/6bb3hQgQdgkqKL1vEildXpJBN7ENcfDOtjXog2wLqVvsAtzUMo6iuTRYcVgosaG0pPyyvxoF&#10;p+Nu9uM3eP7auCKd6kN2vJwypUbDfv0JwlPvX+H/9rdW8B7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PNJ8MAAADbAAAADwAAAAAAAAAAAAAAAACYAgAAZHJzL2Rv&#10;d25yZXYueG1sUEsFBgAAAAAEAAQA9QAAAIgDAAAAAA==&#10;" adj="-44341,38094,228,11812" fillcolor="#4f81bd [3204]" strokecolor="#243f60 [1604]" strokeweight="1pt">
                  <v:textbox inset="0,.72pt,0,.72pt">
                    <w:txbxContent>
                      <w:p w:rsidR="00C50A33" w:rsidRDefault="00C50A33" w:rsidP="00C50A33">
                        <w:pPr>
                          <w:pStyle w:val="NormalWeb"/>
                          <w:spacing w:before="0" w:beforeAutospacing="0" w:after="0" w:afterAutospacing="0" w:line="276" w:lineRule="auto"/>
                          <w:jc w:val="center"/>
                          <w:rPr>
                            <w:rFonts w:eastAsia="Calibri"/>
                            <w:sz w:val="16"/>
                            <w:szCs w:val="16"/>
                          </w:rPr>
                        </w:pPr>
                        <w:r>
                          <w:rPr>
                            <w:rFonts w:eastAsia="Calibri"/>
                            <w:sz w:val="16"/>
                            <w:szCs w:val="16"/>
                          </w:rPr>
                          <w:t xml:space="preserve">Z = 0 </w:t>
                        </w:r>
                      </w:p>
                      <w:p w:rsidR="00C50A33" w:rsidRDefault="00C50A33" w:rsidP="00C50A33">
                        <w:pPr>
                          <w:pStyle w:val="NormalWeb"/>
                          <w:spacing w:before="0" w:beforeAutospacing="0" w:after="200" w:afterAutospacing="0" w:line="276" w:lineRule="auto"/>
                          <w:jc w:val="center"/>
                        </w:pPr>
                        <w:proofErr w:type="gramStart"/>
                        <w:r>
                          <w:rPr>
                            <w:rFonts w:eastAsia="Calibri"/>
                            <w:sz w:val="16"/>
                            <w:szCs w:val="16"/>
                          </w:rPr>
                          <w:t>reference</w:t>
                        </w:r>
                        <w:proofErr w:type="gramEnd"/>
                      </w:p>
                    </w:txbxContent>
                  </v:textbox>
                  <o:callout v:ext="edit" minusy="t"/>
                </v:shape>
                <v:shape id="Line Callout 1 53" o:spid="_x0000_s1044" type="#_x0000_t47" style="position:absolute;left:47741;top:21947;width:6839;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0vsIA&#10;AADbAAAADwAAAGRycy9kb3ducmV2LnhtbESP0YrCMBRE3wX/IVzBN01dUaQaRYUVH1ZYqx9wba5t&#10;aXNTmqh1v94ICz4OM3OGWaxaU4k7Na6wrGA0jEAQp1YXnCk4n74HMxDOI2usLJOCJzlYLbudBcba&#10;PvhI98RnIkDYxagg976OpXRpTgbd0NbEwbvaxqAPssmkbvAR4KaSX1E0lQYLDgs51rTNKS2Tm1Eg&#10;k800W5ez3e/5UF64/fsxW3RK9Xvteg7CU+s/4f/2XiuYjOH9Jfw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MLS+wgAAANsAAAAPAAAAAAAAAAAAAAAAAJgCAABkcnMvZG93&#10;bnJldi54bWxQSwUGAAAAAAQABAD1AAAAhwMAAAAA&#10;" adj="-49196,-4460,228,11812" fillcolor="#4f81bd [3204]" strokecolor="#243f60 [1604]" strokeweight="1pt">
                  <v:textbox inset="0,.72pt,0,.72pt">
                    <w:txbxContent>
                      <w:p w:rsidR="00C50A33" w:rsidRDefault="00C50A33" w:rsidP="00C50A33">
                        <w:pPr>
                          <w:pStyle w:val="NormalWeb"/>
                          <w:spacing w:before="0" w:beforeAutospacing="0" w:after="0" w:afterAutospacing="0" w:line="276" w:lineRule="auto"/>
                          <w:jc w:val="center"/>
                        </w:pPr>
                        <w:r>
                          <w:rPr>
                            <w:rFonts w:eastAsia="Calibri"/>
                            <w:sz w:val="16"/>
                            <w:szCs w:val="16"/>
                          </w:rPr>
                          <w:t xml:space="preserve">Kinematic center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5" o:spid="_x0000_s1045" type="#_x0000_t22" style="position:absolute;left:28168;top:114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2BK8QA&#10;AADbAAAADwAAAGRycy9kb3ducmV2LnhtbESP3WoCMRSE7wt9h3AKvRHNWlBkNYoI0qJQ6h94edgc&#10;N4vJybLJ6vr2plDo5TAz3zCzReesuFETKs8KhoMMBHHhdcWlguNh3Z+ACBFZo/VMCh4UYDF/fZlh&#10;rv2dd3Tbx1IkCIccFZgY61zKUBhyGAa+Jk7exTcOY5JNKXWD9wR3Vn5k2Vg6rDgtGKxpZai47lun&#10;4FKdLbfD82drTvaw2ba9H198K/X+1i2nICJ18T/81/7SCkYj+P2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dgSvEAAAA2wAAAA8AAAAAAAAAAAAAAAAAmAIAAGRycy9k&#10;b3ducmV2LnhtbFBLBQYAAAAABAAEAPUAAACJAwAAAAA=&#10;" fillcolor="#4f81bd [3204]" strokecolor="#243f60 [1604]" strokeweight="1pt">
                  <v:fill opacity="52428f"/>
                  <v:textbox inset="0,.72pt,0,.72pt">
                    <w:txbxContent>
                      <w:p w:rsidR="00C50A33" w:rsidRDefault="00C50A33" w:rsidP="00C50A33">
                        <w:pPr>
                          <w:rPr>
                            <w:rFonts w:eastAsia="Times New Roman"/>
                          </w:rPr>
                        </w:pPr>
                      </w:p>
                    </w:txbxContent>
                  </v:textbox>
                </v:shape>
                <w10:anchorlock/>
              </v:group>
            </w:pict>
          </mc:Fallback>
        </mc:AlternateContent>
      </w:r>
    </w:p>
    <w:p w:rsidR="00C50A33" w:rsidRDefault="00C50A33">
      <w:r>
        <w:t xml:space="preserve">One requirement that we have used to design the manipulator is the scenario of “RCM motion”, where the RCM pivot on the tool shaft remains fixed as we move the tip throughout a cylindrical workspace.  </w:t>
      </w:r>
      <w:r w:rsidR="00D22430">
        <w:t xml:space="preserve">I don’t think we actually reliably achieved this with the current manipulator, but our goal was to get a 4x4mm </w:t>
      </w:r>
      <w:proofErr w:type="spellStart"/>
      <w:r w:rsidR="00D22430">
        <w:t>dia</w:t>
      </w:r>
      <w:proofErr w:type="spellEnd"/>
      <w:r w:rsidR="00D22430">
        <w:t xml:space="preserve"> tip workspace in RCM motion mode.   You can see with this particular tool, the moment from RCM to tip is 20mm, vs. 37mm from kinematic center to RCM.  So we need to translate nearly +/- 4mm in XY at the KC to achieve this RCM workspace.  That is, more like an 8mm </w:t>
      </w:r>
      <w:proofErr w:type="spellStart"/>
      <w:r w:rsidR="00D22430">
        <w:t>dia</w:t>
      </w:r>
      <w:proofErr w:type="spellEnd"/>
      <w:r w:rsidR="00D22430">
        <w:t xml:space="preserve"> X 4mm height KC workspace.</w:t>
      </w:r>
    </w:p>
    <w:p w:rsidR="00D22430" w:rsidRDefault="00D22430">
      <w:r>
        <w:br w:type="page"/>
      </w:r>
    </w:p>
    <w:p w:rsidR="003F0159" w:rsidRPr="008A1A69" w:rsidRDefault="0050686B">
      <w:pPr>
        <w:rPr>
          <w:b/>
        </w:rPr>
      </w:pPr>
      <w:r w:rsidRPr="008A1A69">
        <w:rPr>
          <w:b/>
        </w:rPr>
        <w:lastRenderedPageBreak/>
        <w:t xml:space="preserve">Workspace definition: </w:t>
      </w:r>
    </w:p>
    <w:p w:rsidR="00FE0E73" w:rsidRDefault="003F0159">
      <w:r>
        <w:rPr>
          <w:noProof/>
        </w:rPr>
        <mc:AlternateContent>
          <mc:Choice Requires="wpc">
            <w:drawing>
              <wp:inline distT="0" distB="0" distL="0" distR="0" wp14:anchorId="1D3B8B29" wp14:editId="10565713">
                <wp:extent cx="5749397" cy="3294632"/>
                <wp:effectExtent l="0" t="0" r="22860" b="2032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2"/>
                          </a:solidFill>
                        </a:ln>
                      </wpc:whole>
                      <wps:wsp>
                        <wps:cNvPr id="32" name="Can 32"/>
                        <wps:cNvSpPr/>
                        <wps:spPr>
                          <a:xfrm rot="5400000">
                            <a:off x="3416881" y="1479720"/>
                            <a:ext cx="685800" cy="178962"/>
                          </a:xfrm>
                          <a:prstGeom prst="can">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29" name="Can 29"/>
                        <wps:cNvSpPr/>
                        <wps:spPr>
                          <a:xfrm rot="5400000">
                            <a:off x="389890" y="1226578"/>
                            <a:ext cx="685800" cy="685800"/>
                          </a:xfrm>
                          <a:prstGeom prst="can">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30" name="Rectangle 30"/>
                        <wps:cNvSpPr/>
                        <wps:spPr>
                          <a:xfrm>
                            <a:off x="772160" y="195358"/>
                            <a:ext cx="115570" cy="2729230"/>
                          </a:xfrm>
                          <a:prstGeom prst="rect">
                            <a:avLst/>
                          </a:prstGeom>
                          <a:solidFill>
                            <a:schemeClr val="tx1">
                              <a:lumMod val="65000"/>
                              <a:lumOff val="35000"/>
                            </a:schemeClr>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9144" rIns="0" bIns="9144" numCol="1" spcCol="0" rtlCol="0" fromWordArt="0" anchor="ctr" anchorCtr="0" forceAA="0" compatLnSpc="1">
                          <a:prstTxWarp prst="textNoShape">
                            <a:avLst/>
                          </a:prstTxWarp>
                          <a:noAutofit/>
                        </wps:bodyPr>
                      </wps:wsp>
                      <wps:wsp>
                        <wps:cNvPr id="31" name="Straight Connector 31"/>
                        <wps:cNvCnPr/>
                        <wps:spPr>
                          <a:xfrm>
                            <a:off x="709930" y="1555477"/>
                            <a:ext cx="4784090" cy="8889"/>
                          </a:xfrm>
                          <a:prstGeom prst="line">
                            <a:avLst/>
                          </a:prstGeom>
                          <a:ln w="25400">
                            <a:solidFill>
                              <a:schemeClr val="accent3">
                                <a:lumMod val="75000"/>
                              </a:schemeClr>
                            </a:solidFill>
                            <a:headEnd type="oval" w="lg" len="med"/>
                            <a:tailEnd type="none" w="lg" len="med"/>
                          </a:ln>
                        </wps:spPr>
                        <wps:style>
                          <a:lnRef idx="1">
                            <a:schemeClr val="accent1"/>
                          </a:lnRef>
                          <a:fillRef idx="0">
                            <a:schemeClr val="accent1"/>
                          </a:fillRef>
                          <a:effectRef idx="0">
                            <a:schemeClr val="accent1"/>
                          </a:effectRef>
                          <a:fontRef idx="minor">
                            <a:schemeClr val="tx1"/>
                          </a:fontRef>
                        </wps:style>
                        <wps:bodyPr/>
                      </wps:wsp>
                      <wps:wsp>
                        <wps:cNvPr id="33" name="Line Callout 1 33"/>
                        <wps:cNvSpPr/>
                        <wps:spPr>
                          <a:xfrm>
                            <a:off x="1395730" y="203903"/>
                            <a:ext cx="685800" cy="160020"/>
                          </a:xfrm>
                          <a:prstGeom prst="borderCallout1">
                            <a:avLst>
                              <a:gd name="adj1" fmla="val 97215"/>
                              <a:gd name="adj2" fmla="val -953"/>
                              <a:gd name="adj3" fmla="val 234378"/>
                              <a:gd name="adj4" fmla="val -6770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200" w:afterAutospacing="0" w:line="276" w:lineRule="auto"/>
                                <w:jc w:val="center"/>
                              </w:pPr>
                              <w:r>
                                <w:rPr>
                                  <w:rFonts w:eastAsia="Calibri"/>
                                  <w:sz w:val="16"/>
                                  <w:szCs w:val="16"/>
                                </w:rPr>
                                <w:t>Output plate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0" name="Line Callout 1 40"/>
                        <wps:cNvSpPr/>
                        <wps:spPr>
                          <a:xfrm>
                            <a:off x="1440180" y="2293590"/>
                            <a:ext cx="1044998" cy="630507"/>
                          </a:xfrm>
                          <a:prstGeom prst="borderCallout1">
                            <a:avLst>
                              <a:gd name="adj1" fmla="val -1310"/>
                              <a:gd name="adj2" fmla="val -323"/>
                              <a:gd name="adj3" fmla="val -75380"/>
                              <a:gd name="adj4" fmla="val -37352"/>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Kinematic center workspace volume </w:t>
                              </w:r>
                            </w:p>
                            <w:p w:rsidR="00802CDB" w:rsidRDefault="006C6E65" w:rsidP="00802CDB">
                              <w:pPr>
                                <w:pStyle w:val="NormalWeb"/>
                                <w:spacing w:before="0" w:beforeAutospacing="0" w:after="0" w:afterAutospacing="0" w:line="276" w:lineRule="auto"/>
                                <w:jc w:val="center"/>
                                <w:rPr>
                                  <w:rFonts w:eastAsia="Calibri"/>
                                  <w:sz w:val="16"/>
                                  <w:szCs w:val="16"/>
                                </w:rPr>
                              </w:pPr>
                              <w:r>
                                <w:rPr>
                                  <w:rFonts w:eastAsia="Calibri"/>
                                  <w:sz w:val="16"/>
                                  <w:szCs w:val="16"/>
                                </w:rPr>
                                <w:t>(</w:t>
                              </w:r>
                              <w:r w:rsidR="00802CDB">
                                <w:rPr>
                                  <w:rFonts w:eastAsia="Calibri"/>
                                  <w:sz w:val="16"/>
                                  <w:szCs w:val="16"/>
                                </w:rPr>
                                <w:t>Sets</w:t>
                              </w:r>
                              <w:r>
                                <w:rPr>
                                  <w:rFonts w:eastAsia="Calibri"/>
                                  <w:sz w:val="16"/>
                                  <w:szCs w:val="16"/>
                                </w:rPr>
                                <w:t xml:space="preserve"> translation range)</w:t>
                              </w:r>
                            </w:p>
                            <w:p w:rsidR="00802CDB" w:rsidRDefault="00802CDB" w:rsidP="00802CDB">
                              <w:pPr>
                                <w:pStyle w:val="NormalWeb"/>
                                <w:spacing w:before="0" w:beforeAutospacing="0" w:after="0" w:afterAutospacing="0" w:line="276" w:lineRule="auto"/>
                                <w:jc w:val="center"/>
                              </w:pPr>
                              <w:r>
                                <w:rPr>
                                  <w:rFonts w:eastAsia="Calibri"/>
                                  <w:sz w:val="16"/>
                                  <w:szCs w:val="16"/>
                                </w:rPr>
                                <w:t>4x4mm</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1" name="Line Callout 1 41"/>
                        <wps:cNvSpPr/>
                        <wps:spPr>
                          <a:xfrm>
                            <a:off x="3680460" y="2434014"/>
                            <a:ext cx="1133053" cy="730827"/>
                          </a:xfrm>
                          <a:prstGeom prst="borderCallout1">
                            <a:avLst>
                              <a:gd name="adj1" fmla="val -2822"/>
                              <a:gd name="adj2" fmla="val 49794"/>
                              <a:gd name="adj3" fmla="val -81188"/>
                              <a:gd name="adj4" fmla="val 127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6C6E65" w:rsidRDefault="006C6E65" w:rsidP="006C6E65">
                              <w:pPr>
                                <w:pStyle w:val="NormalWeb"/>
                                <w:spacing w:before="0" w:beforeAutospacing="0" w:after="0" w:afterAutospacing="0" w:line="276" w:lineRule="auto"/>
                                <w:jc w:val="center"/>
                                <w:rPr>
                                  <w:rFonts w:eastAsia="Calibri"/>
                                  <w:sz w:val="16"/>
                                  <w:szCs w:val="16"/>
                                </w:rPr>
                              </w:pPr>
                              <w:proofErr w:type="gramStart"/>
                              <w:r>
                                <w:rPr>
                                  <w:rFonts w:eastAsia="Calibri"/>
                                  <w:sz w:val="16"/>
                                  <w:szCs w:val="16"/>
                                </w:rPr>
                                <w:t>Kinematic constraint circle.</w:t>
                              </w:r>
                              <w:proofErr w:type="gramEnd"/>
                              <w:r>
                                <w:rPr>
                                  <w:rFonts w:eastAsia="Calibri"/>
                                  <w:sz w:val="16"/>
                                  <w:szCs w:val="16"/>
                                </w:rPr>
                                <w:t xml:space="preserve">  Tool axis must pass through this. </w:t>
                              </w:r>
                            </w:p>
                            <w:p w:rsidR="00802CDB"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 (Sets angular range)</w:t>
                              </w:r>
                            </w:p>
                            <w:p w:rsidR="006C6E65" w:rsidRDefault="00802CDB" w:rsidP="006C6E65">
                              <w:pPr>
                                <w:pStyle w:val="NormalWeb"/>
                                <w:spacing w:before="0" w:beforeAutospacing="0" w:after="0" w:afterAutospacing="0" w:line="276" w:lineRule="auto"/>
                                <w:jc w:val="center"/>
                              </w:pPr>
                              <w:r>
                                <w:rPr>
                                  <w:rFonts w:eastAsia="Calibri"/>
                                  <w:sz w:val="16"/>
                                  <w:szCs w:val="16"/>
                                </w:rPr>
                                <w:t xml:space="preserve">4mm </w:t>
                              </w:r>
                              <w:proofErr w:type="spellStart"/>
                              <w:r>
                                <w:rPr>
                                  <w:rFonts w:eastAsia="Calibri"/>
                                  <w:sz w:val="16"/>
                                  <w:szCs w:val="16"/>
                                </w:rPr>
                                <w:t>dia</w:t>
                              </w:r>
                              <w:proofErr w:type="spell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43" name="Straight Arrow Connector 43"/>
                        <wps:cNvCnPr/>
                        <wps:spPr>
                          <a:xfrm>
                            <a:off x="675640" y="1395223"/>
                            <a:ext cx="311277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Line Callout 1 44"/>
                        <wps:cNvSpPr/>
                        <wps:spPr>
                          <a:xfrm>
                            <a:off x="3183415" y="369333"/>
                            <a:ext cx="1044575" cy="629920"/>
                          </a:xfrm>
                          <a:prstGeom prst="borderCallout1">
                            <a:avLst>
                              <a:gd name="adj1" fmla="val 101730"/>
                              <a:gd name="adj2" fmla="val -991"/>
                              <a:gd name="adj3" fmla="val 155065"/>
                              <a:gd name="adj4" fmla="val -14633"/>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802CDB" w:rsidRDefault="00FE0E73" w:rsidP="00802CDB">
                              <w:pPr>
                                <w:pStyle w:val="NormalWeb"/>
                                <w:spacing w:before="0" w:beforeAutospacing="0" w:after="0" w:afterAutospacing="0" w:line="276" w:lineRule="auto"/>
                                <w:jc w:val="center"/>
                              </w:pPr>
                              <w:r>
                                <w:rPr>
                                  <w:rFonts w:eastAsia="Calibri"/>
                                  <w:sz w:val="16"/>
                                  <w:szCs w:val="16"/>
                                </w:rPr>
                                <w:t>Constraint circle is 2</w:t>
                              </w:r>
                              <w:r w:rsidR="0050686B">
                                <w:rPr>
                                  <w:rFonts w:eastAsia="Calibri"/>
                                  <w:sz w:val="16"/>
                                  <w:szCs w:val="16"/>
                                </w:rPr>
                                <w:t>6</w:t>
                              </w:r>
                              <w:r w:rsidR="00802CDB">
                                <w:rPr>
                                  <w:rFonts w:eastAsia="Calibri"/>
                                  <w:sz w:val="16"/>
                                  <w:szCs w:val="16"/>
                                </w:rPr>
                                <w:t>mm from kinematic center volume</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27" o:spid="_x0000_s1046" editas="canvas" style="width:452.7pt;height:259.4pt;mso-position-horizontal-relative:char;mso-position-vertical-relative:line" coordsize="57492,32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">
                <v:shape id="_x0000_s1047" type="#_x0000_t75" style="position:absolute;width:57492;height:32943;visibility:visible;mso-wrap-style:square" stroked="t" strokecolor="#1f497d [3215]">
                  <v:fill o:detectmouseclick="t"/>
                  <v:path o:connecttype="none"/>
                </v:shape>
                <v:shape id="Can 32" o:spid="_x0000_s1048" type="#_x0000_t22" style="position:absolute;left:34169;top:14797;width:6858;height:17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rNScIA&#10;AADbAAAADwAAAGRycy9kb3ducmV2LnhtbESPQWsCMRSE74X+h/AKvdVEhbLdGkUEsb0UXO39NXnd&#10;LN28LJuou/++EQSPw8x8wyxWg2/FmfrYBNYwnSgQxCbYhmsNx8P2pQARE7LFNjBpGCnCavn4sMDS&#10;hgvv6VylWmQIxxI1uJS6UspoHHmMk9ARZ+839B5Tln0tbY+XDPetnCn1Kj02nBccdrRxZP6qk9dQ&#10;mM+xUOrLM5n5T+F2tvoe37R+fhrW7yASDekevrU/rIb5DK5f8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s1JwgAAANsAAAAPAAAAAAAAAAAAAAAAAJgCAABkcnMvZG93&#10;bnJldi54bWxQSwUGAAAAAAQABAD1AAAAhwMAAAAA&#10;" fillcolor="#4f81bd [3204]" strokecolor="#243f60 [1604]" strokeweight="1pt">
                  <v:textbox inset="0,.72pt,0,.72pt"/>
                </v:shape>
                <v:shape id="Can 29" o:spid="_x0000_s1049" type="#_x0000_t22" style="position:absolute;left:3898;top:12265;width:6858;height:68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J5cIA&#10;AADbAAAADwAAAGRycy9kb3ducmV2LnhtbESPQWsCMRSE7wX/Q3iCt5qoUNatUYog2kuh23p/Jq+b&#10;pZuXZRN19983hUKPw8x8w2x2g2/FjfrYBNawmCsQxCbYhmsNnx+HxwJETMgW28CkYaQIu+3kYYOl&#10;DXd+p1uVapEhHEvU4FLqSimjceQxzkNHnL2v0HtMWfa1tD3eM9y3cqnUk/TYcF5w2NHekfmurl5D&#10;YV7HQqk3z2RWl8IdbXUe11rPpsPLM4hEQ/oP/7VPVsNyDb9f8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8nlwgAAANsAAAAPAAAAAAAAAAAAAAAAAJgCAABkcnMvZG93&#10;bnJldi54bWxQSwUGAAAAAAQABAD1AAAAhwMAAAAA&#10;" fillcolor="#4f81bd [3204]" strokecolor="#243f60 [1604]" strokeweight="1pt">
                  <v:textbox inset="0,.72pt,0,.72pt"/>
                </v:shape>
                <v:rect id="Rectangle 30" o:spid="_x0000_s1050" style="position:absolute;left:7721;top:1953;width:1156;height:27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9lcEA&#10;AADbAAAADwAAAGRycy9kb3ducmV2LnhtbERPy4rCMBTdD/gP4QpuBk19IFqN4hQG3ChjR3B7aW4f&#10;2NyUJmM7f28WgsvDeW/3vanFg1pXWVYwnUQgiDOrKy4UXH+/xysQziNrrC2Tgn9ysN8NPrYYa9vx&#10;hR6pL0QIYRejgtL7JpbSZSUZdBPbEAcut61BH2BbSN1iF8JNLWdRtJQGKw4NJTaUlJTd0z+j4Oe8&#10;/LqsXd3dpkWKeb5Ius9TotRo2B82IDz1/i1+uY9awTysD1/CD5C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JPZXBAAAA2wAAAA8AAAAAAAAAAAAAAAAAmAIAAGRycy9kb3du&#10;cmV2LnhtbFBLBQYAAAAABAAEAPUAAACGAwAAAAA=&#10;" fillcolor="#5a5a5a [2109]" strokecolor="#243f60 [1604]" strokeweight="1pt">
                  <v:textbox inset="0,.72pt,0,.72pt"/>
                </v:rect>
                <v:line id="Straight Connector 31" o:spid="_x0000_s1051" style="position:absolute;visibility:visible;mso-wrap-style:square" from="7099,15554" to="54940,15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VuPsQAAADbAAAADwAAAGRycy9kb3ducmV2LnhtbESPQWvCQBSE7wX/w/IKXkrdaKHY1FVE&#10;EHvSGu39kX1N0ua9XbNbTf+9Wyh4HGbmG2a26LlVZ+pC48TAeJSBIimdbaQycDysH6egQkSx2Doh&#10;A78UYDEf3M0wt+4iezoXsVIJIiFHA3WMPtc6lDUxhpHzJMn7dB1jTLKrtO3wkuDc6kmWPWvGRtJC&#10;jZ5WNZXfxQ8b8BlXLzvef50O7xvPxfbhoy23xgzv++UrqEh9vIX/22/WwNMY/r6kH6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NW4+xAAAANsAAAAPAAAAAAAAAAAA&#10;AAAAAKECAABkcnMvZG93bnJldi54bWxQSwUGAAAAAAQABAD5AAAAkgMAAAAA&#10;" strokecolor="#76923c [2406]" strokeweight="2pt">
                  <v:stroke startarrow="oval" startarrowwidth="wide" endarrowwidth="wide"/>
                </v:line>
                <v:shape id="Line Callout 1 33" o:spid="_x0000_s1052" type="#_x0000_t47" style="position:absolute;left:13957;top:2039;width:6858;height:1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lshcMA&#10;AADbAAAADwAAAGRycy9kb3ducmV2LnhtbESPT4vCMBTE74LfITzBm6brP5ZuU1FB8CKi7mGPj+bZ&#10;lG1eSpNq/fZmYcHjMDO/YbJ1b2txp9ZXjhV8TBMQxIXTFZcKvq/7yScIH5A11o5JwZM8rPPhIMNU&#10;uwef6X4JpYgQ9ikqMCE0qZS+MGTRT11DHL2bay2GKNtS6hYfEW5rOUuSlbRYcVww2NDOUPF76ayC&#10;09H1HXazhVxudLO/LbbX7Y9RajzqN18gAvXhHf5vH7SC+Rz+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lshcMAAADbAAAADwAAAAAAAAAAAAAAAACYAgAAZHJzL2Rv&#10;d25yZXYueG1sUEsFBgAAAAAEAAQA9QAAAIgDAAAAAA==&#10;" adj="-14624,50626,-206,20998" fillcolor="#4f81bd [3204]" strokecolor="#243f60 [1604]" strokeweight="1pt">
                  <v:textbox inset="0,.72pt,0,.72pt">
                    <w:txbxContent>
                      <w:p w:rsidR="006C6E65" w:rsidRDefault="006C6E65" w:rsidP="006C6E65">
                        <w:pPr>
                          <w:pStyle w:val="NormalWeb"/>
                          <w:spacing w:before="0" w:beforeAutospacing="0" w:after="200" w:afterAutospacing="0" w:line="276" w:lineRule="auto"/>
                          <w:jc w:val="center"/>
                        </w:pPr>
                        <w:r>
                          <w:rPr>
                            <w:rFonts w:eastAsia="Calibri"/>
                            <w:sz w:val="16"/>
                            <w:szCs w:val="16"/>
                          </w:rPr>
                          <w:t>Output plate</w:t>
                        </w:r>
                      </w:p>
                    </w:txbxContent>
                  </v:textbox>
                  <o:callout v:ext="edit" minusy="t"/>
                </v:shape>
                <v:shape id="Line Callout 1 40" o:spid="_x0000_s1053" type="#_x0000_t47" style="position:absolute;left:14401;top:22935;width:10450;height:6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QhL8A&#10;AADbAAAADwAAAGRycy9kb3ducmV2LnhtbERPz2vCMBS+C/sfwhvsIppaRKQaRYXB2M06mMfX5pkW&#10;m5eSZLX7781hsOPH93u7H20nBvKhdaxgMc9AENdOt2wUfF3eZ2sQISJr7ByTgl8KsN+9TLZYaPfg&#10;Mw1lNCKFcChQQRNjX0gZ6oYshrnriRN3c95iTNAbqT0+UrjtZJ5lK2mx5dTQYE+nhup7+WMVVOUx&#10;XP2Anznl/nsaK7M83YxSb6/jYQMi0hj/xX/uD61gmdanL+kHyN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hCEvwAAANsAAAAPAAAAAAAAAAAAAAAAAJgCAABkcnMvZG93bnJl&#10;di54bWxQSwUGAAAAAAQABAD1AAAAhAMAAAAA&#10;" adj="-8068,-16282,-70,-283" fillcolor="#4f81bd [3204]" strokecolor="#243f60 [1604]" strokeweight="1pt">
                  <v:textbox inset="0,.72pt,0,.72pt">
                    <w:txbxContent>
                      <w:p w:rsidR="006C6E65"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Kinematic center workspace volume </w:t>
                        </w:r>
                      </w:p>
                      <w:p w:rsidR="00802CDB" w:rsidRDefault="006C6E65" w:rsidP="00802CDB">
                        <w:pPr>
                          <w:pStyle w:val="NormalWeb"/>
                          <w:spacing w:before="0" w:beforeAutospacing="0" w:after="0" w:afterAutospacing="0" w:line="276" w:lineRule="auto"/>
                          <w:jc w:val="center"/>
                          <w:rPr>
                            <w:rFonts w:eastAsia="Calibri"/>
                            <w:sz w:val="16"/>
                            <w:szCs w:val="16"/>
                          </w:rPr>
                        </w:pPr>
                        <w:r>
                          <w:rPr>
                            <w:rFonts w:eastAsia="Calibri"/>
                            <w:sz w:val="16"/>
                            <w:szCs w:val="16"/>
                          </w:rPr>
                          <w:t>(</w:t>
                        </w:r>
                        <w:r w:rsidR="00802CDB">
                          <w:rPr>
                            <w:rFonts w:eastAsia="Calibri"/>
                            <w:sz w:val="16"/>
                            <w:szCs w:val="16"/>
                          </w:rPr>
                          <w:t>Sets</w:t>
                        </w:r>
                        <w:r>
                          <w:rPr>
                            <w:rFonts w:eastAsia="Calibri"/>
                            <w:sz w:val="16"/>
                            <w:szCs w:val="16"/>
                          </w:rPr>
                          <w:t xml:space="preserve"> translation range)</w:t>
                        </w:r>
                      </w:p>
                      <w:p w:rsidR="00802CDB" w:rsidRDefault="00802CDB" w:rsidP="00802CDB">
                        <w:pPr>
                          <w:pStyle w:val="NormalWeb"/>
                          <w:spacing w:before="0" w:beforeAutospacing="0" w:after="0" w:afterAutospacing="0" w:line="276" w:lineRule="auto"/>
                          <w:jc w:val="center"/>
                        </w:pPr>
                        <w:r>
                          <w:rPr>
                            <w:rFonts w:eastAsia="Calibri"/>
                            <w:sz w:val="16"/>
                            <w:szCs w:val="16"/>
                          </w:rPr>
                          <w:t>4x4mm</w:t>
                        </w:r>
                      </w:p>
                    </w:txbxContent>
                  </v:textbox>
                </v:shape>
                <v:shape id="Line Callout 1 41" o:spid="_x0000_s1054" type="#_x0000_t47" style="position:absolute;left:36804;top:24340;width:11331;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DMSMQA&#10;AADbAAAADwAAAGRycy9kb3ducmV2LnhtbESPQWvCQBSE7wX/w/KE3urGthSJriIFsZRe1FI9PrPP&#10;JJh9G3ZfTfrvXUHocZiZb5jZoneNulCItWcD41EGirjwtubSwPdu9TQBFQXZYuOZDPxRhMV88DDD&#10;3PqON3TZSqkShGOOBiqRNtc6FhU5jCPfEifv5INDSTKU2gbsEtw1+jnL3rTDmtNChS29V1Sct7/O&#10;wCqESdYdfmR5kv36c39c6y96MeZx2C+noIR6+Q/f2x/WwOsYbl/SD9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zEjEAAAA2wAAAA8AAAAAAAAAAAAAAAAAmAIAAGRycy9k&#10;b3ducmV2LnhtbFBLBQYAAAAABAAEAPUAAACJAwAAAAA=&#10;" adj="2757,-17537,10756,-610" fillcolor="#4f81bd [3204]" strokecolor="#243f60 [1604]" strokeweight="1pt">
                  <v:textbox inset="0,.72pt,0,.72pt">
                    <w:txbxContent>
                      <w:p w:rsidR="006C6E65" w:rsidRDefault="006C6E65" w:rsidP="006C6E65">
                        <w:pPr>
                          <w:pStyle w:val="NormalWeb"/>
                          <w:spacing w:before="0" w:beforeAutospacing="0" w:after="0" w:afterAutospacing="0" w:line="276" w:lineRule="auto"/>
                          <w:jc w:val="center"/>
                          <w:rPr>
                            <w:rFonts w:eastAsia="Calibri"/>
                            <w:sz w:val="16"/>
                            <w:szCs w:val="16"/>
                          </w:rPr>
                        </w:pPr>
                        <w:proofErr w:type="gramStart"/>
                        <w:r>
                          <w:rPr>
                            <w:rFonts w:eastAsia="Calibri"/>
                            <w:sz w:val="16"/>
                            <w:szCs w:val="16"/>
                          </w:rPr>
                          <w:t>Kinematic constraint circle.</w:t>
                        </w:r>
                        <w:proofErr w:type="gramEnd"/>
                        <w:r>
                          <w:rPr>
                            <w:rFonts w:eastAsia="Calibri"/>
                            <w:sz w:val="16"/>
                            <w:szCs w:val="16"/>
                          </w:rPr>
                          <w:t xml:space="preserve">  Tool axis must pass through this. </w:t>
                        </w:r>
                      </w:p>
                      <w:p w:rsidR="00802CDB" w:rsidRDefault="006C6E65" w:rsidP="006C6E65">
                        <w:pPr>
                          <w:pStyle w:val="NormalWeb"/>
                          <w:spacing w:before="0" w:beforeAutospacing="0" w:after="0" w:afterAutospacing="0" w:line="276" w:lineRule="auto"/>
                          <w:jc w:val="center"/>
                          <w:rPr>
                            <w:rFonts w:eastAsia="Calibri"/>
                            <w:sz w:val="16"/>
                            <w:szCs w:val="16"/>
                          </w:rPr>
                        </w:pPr>
                        <w:r>
                          <w:rPr>
                            <w:rFonts w:eastAsia="Calibri"/>
                            <w:sz w:val="16"/>
                            <w:szCs w:val="16"/>
                          </w:rPr>
                          <w:t xml:space="preserve"> (Sets angular range)</w:t>
                        </w:r>
                      </w:p>
                      <w:p w:rsidR="006C6E65" w:rsidRDefault="00802CDB" w:rsidP="006C6E65">
                        <w:pPr>
                          <w:pStyle w:val="NormalWeb"/>
                          <w:spacing w:before="0" w:beforeAutospacing="0" w:after="0" w:afterAutospacing="0" w:line="276" w:lineRule="auto"/>
                          <w:jc w:val="center"/>
                        </w:pPr>
                        <w:r>
                          <w:rPr>
                            <w:rFonts w:eastAsia="Calibri"/>
                            <w:sz w:val="16"/>
                            <w:szCs w:val="16"/>
                          </w:rPr>
                          <w:t xml:space="preserve">4mm </w:t>
                        </w:r>
                        <w:proofErr w:type="spellStart"/>
                        <w:r>
                          <w:rPr>
                            <w:rFonts w:eastAsia="Calibri"/>
                            <w:sz w:val="16"/>
                            <w:szCs w:val="16"/>
                          </w:rPr>
                          <w:t>dia</w:t>
                        </w:r>
                        <w:proofErr w:type="spellEnd"/>
                      </w:p>
                    </w:txbxContent>
                  </v:textbox>
                </v:shape>
                <v:shapetype id="_x0000_t32" coordsize="21600,21600" o:spt="32" o:oned="t" path="m,l21600,21600e" filled="f">
                  <v:path arrowok="t" fillok="f" o:connecttype="none"/>
                  <o:lock v:ext="edit" shapetype="t"/>
                </v:shapetype>
                <v:shape id="Straight Arrow Connector 43" o:spid="_x0000_s1055" type="#_x0000_t32" style="position:absolute;left:6756;top:13952;width:31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xuzcUAAADbAAAADwAAAGRycy9kb3ducmV2LnhtbESPQWvCQBSE74X+h+UVequbaq0SXaVK&#10;Cz1YoVEQb4/sMwlm3y7ZNYn/visIPQ4z8w0zX/amFi01vrKs4HWQgCDOra64ULDffb1MQfiArLG2&#10;TAqu5GG5eHyYY6ptx7/UZqEQEcI+RQVlCC6V0uclGfQD64ijd7KNwRBlU0jdYBfhppbDJHmXBiuO&#10;CyU6WpeUn7OLUfD5c51uJ5vt+TB2tctW+ji5aKfU81P/MQMRqA//4Xv7Wyt4G8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xuzcUAAADbAAAADwAAAAAAAAAA&#10;AAAAAAChAgAAZHJzL2Rvd25yZXYueG1sUEsFBgAAAAAEAAQA+QAAAJMDAAAAAA==&#10;" strokecolor="black [3213]" strokeweight="1pt">
                  <v:stroke startarrow="block" endarrow="block"/>
                </v:shape>
                <v:shape id="Line Callout 1 44" o:spid="_x0000_s1056" type="#_x0000_t47" style="position:absolute;left:31834;top:3693;width:10445;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Z2cEA&#10;AADbAAAADwAAAGRycy9kb3ducmV2LnhtbESPQYvCMBSE74L/ITzBm6aKiFTTIiuK7kWsyl4fzdu2&#10;bPNSmqj1328EweMwM98wq7QztbhT6yrLCibjCARxbnXFhYLLeTtagHAeWWNtmRQ8yUGa9HsrjLV9&#10;8InumS9EgLCLUUHpfRNL6fKSDLqxbYiD92tbgz7ItpC6xUeAm1pOo2guDVYcFkps6Kuk/C+7GQXF&#10;d3M+XHm/+akzbbLFcSfXfqfUcNCtlyA8df4Tfrf3WsFsBq8v4QfI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ZWdnBAAAA2wAAAA8AAAAAAAAAAAAAAAAAmAIAAGRycy9kb3du&#10;cmV2LnhtbFBLBQYAAAAABAAEAPUAAACGAwAAAAA=&#10;" adj="-3161,33494,-214,21974" fillcolor="#4f81bd [3204]" strokecolor="#243f60 [1604]" strokeweight="1pt">
                  <v:textbox inset="0,.72pt,0,.72pt">
                    <w:txbxContent>
                      <w:p w:rsidR="00802CDB" w:rsidRDefault="00FE0E73" w:rsidP="00802CDB">
                        <w:pPr>
                          <w:pStyle w:val="NormalWeb"/>
                          <w:spacing w:before="0" w:beforeAutospacing="0" w:after="0" w:afterAutospacing="0" w:line="276" w:lineRule="auto"/>
                          <w:jc w:val="center"/>
                        </w:pPr>
                        <w:r>
                          <w:rPr>
                            <w:rFonts w:eastAsia="Calibri"/>
                            <w:sz w:val="16"/>
                            <w:szCs w:val="16"/>
                          </w:rPr>
                          <w:t>Constraint circle is 2</w:t>
                        </w:r>
                        <w:r w:rsidR="0050686B">
                          <w:rPr>
                            <w:rFonts w:eastAsia="Calibri"/>
                            <w:sz w:val="16"/>
                            <w:szCs w:val="16"/>
                          </w:rPr>
                          <w:t>6</w:t>
                        </w:r>
                        <w:r w:rsidR="00802CDB">
                          <w:rPr>
                            <w:rFonts w:eastAsia="Calibri"/>
                            <w:sz w:val="16"/>
                            <w:szCs w:val="16"/>
                          </w:rPr>
                          <w:t>mm from kinematic center volume</w:t>
                        </w:r>
                      </w:p>
                    </w:txbxContent>
                  </v:textbox>
                  <o:callout v:ext="edit" minusy="t"/>
                </v:shape>
                <w10:anchorlock/>
              </v:group>
            </w:pict>
          </mc:Fallback>
        </mc:AlternateContent>
      </w:r>
    </w:p>
    <w:p w:rsidR="00FE0E73" w:rsidRDefault="00FE0E73">
      <w:r>
        <w:t>This is the model of the manipulator workspace that I use in the kinematic code for the current manipulator.  Advantages of this model are:</w:t>
      </w:r>
    </w:p>
    <w:p w:rsidR="00FE0E73" w:rsidRDefault="00FE0E73" w:rsidP="00FE0E73">
      <w:pPr>
        <w:pStyle w:val="ListParagraph"/>
        <w:numPr>
          <w:ilvl w:val="0"/>
          <w:numId w:val="2"/>
        </w:numPr>
      </w:pPr>
      <w:r>
        <w:t>Does not depend on tool length, which is variable.</w:t>
      </w:r>
    </w:p>
    <w:p w:rsidR="00FE0E73" w:rsidRDefault="00FE0E73" w:rsidP="00FE0E73">
      <w:pPr>
        <w:pStyle w:val="ListParagraph"/>
        <w:numPr>
          <w:ilvl w:val="0"/>
          <w:numId w:val="2"/>
        </w:numPr>
      </w:pPr>
      <w:r>
        <w:t>Does not depend on the RCM motion model, which even when we are trying to do RCM motion does not fully describe what we are actually doing to implement the commanded motion + stabilization.</w:t>
      </w:r>
    </w:p>
    <w:p w:rsidR="00FE0E73" w:rsidRDefault="00FE0E73" w:rsidP="00FE0E73">
      <w:pPr>
        <w:pStyle w:val="ListParagraph"/>
        <w:numPr>
          <w:ilvl w:val="0"/>
          <w:numId w:val="2"/>
        </w:numPr>
      </w:pPr>
      <w:r>
        <w:t>More accurately represents the true mechanical constraint.  Think of the constraint circle as representing the front opening in the handle.</w:t>
      </w:r>
    </w:p>
    <w:p w:rsidR="00FE0E73" w:rsidRDefault="00FE0E73" w:rsidP="00FE0E73">
      <w:r>
        <w:t>I can tune these parameters to represent a good approximation of whatever the manipulator/housing combination supports.  It’s easy to see that with these particular parameters and the tip/</w:t>
      </w:r>
      <w:proofErr w:type="spellStart"/>
      <w:r>
        <w:t>rcm</w:t>
      </w:r>
      <w:proofErr w:type="spellEnd"/>
      <w:r>
        <w:t xml:space="preserve"> positions in the previous drawing, we </w:t>
      </w:r>
      <w:r>
        <w:rPr>
          <w:i/>
        </w:rPr>
        <w:t>can’t</w:t>
      </w:r>
      <w:r>
        <w:t xml:space="preserve"> reach a 4x4mm tip workspace volume using RCM motion (though we can do so without the RCM constraint).  I’m not sure that </w:t>
      </w:r>
      <w:proofErr w:type="spellStart"/>
      <w:r>
        <w:t>Sungwook</w:t>
      </w:r>
      <w:proofErr w:type="spellEnd"/>
      <w:r>
        <w:t xml:space="preserve"> was even trying to do that with this manipulator version.  </w:t>
      </w:r>
      <w:proofErr w:type="gramStart"/>
      <w:r>
        <w:t>Maybe 2x2?</w:t>
      </w:r>
      <w:proofErr w:type="gramEnd"/>
    </w:p>
    <w:p w:rsidR="00FE0E73" w:rsidRDefault="00FE0E73" w:rsidP="00FE0E73"/>
    <w:p w:rsidR="00FE0E73" w:rsidRPr="00FE0E73" w:rsidRDefault="00FE0E73" w:rsidP="00FE0E73"/>
    <w:p w:rsidR="00EE0AB9" w:rsidRDefault="00EE0AB9">
      <w:r>
        <w:br w:type="page"/>
      </w:r>
    </w:p>
    <w:p w:rsidR="00E7066E" w:rsidRPr="00D54EC8" w:rsidRDefault="00E7066E">
      <w:pPr>
        <w:rPr>
          <w:b/>
        </w:rPr>
      </w:pPr>
      <w:r w:rsidRPr="00D54EC8">
        <w:rPr>
          <w:b/>
        </w:rPr>
        <w:lastRenderedPageBreak/>
        <w:t>Baseplate:</w:t>
      </w:r>
    </w:p>
    <w:p w:rsidR="00E7066E" w:rsidRDefault="00E7066E">
      <w:r>
        <w:t xml:space="preserve">See </w:t>
      </w:r>
      <w:r w:rsidR="00786158">
        <w:t>SWYANG\020813\</w:t>
      </w:r>
      <w:r w:rsidRPr="00E7066E">
        <w:t>Drawings</w:t>
      </w:r>
      <w:r>
        <w:t>\</w:t>
      </w:r>
      <w:proofErr w:type="spellStart"/>
      <w:r>
        <w:t>Micron_New_Rev_</w:t>
      </w:r>
      <w:proofErr w:type="gramStart"/>
      <w:r>
        <w:t>Base.dwg</w:t>
      </w:r>
      <w:proofErr w:type="spellEnd"/>
      <w:r w:rsidR="00786158">
        <w:t xml:space="preserve">  (</w:t>
      </w:r>
      <w:proofErr w:type="gramEnd"/>
      <w:r w:rsidR="00786158">
        <w:t>second page in DWG has more dimensions)</w:t>
      </w:r>
    </w:p>
    <w:p w:rsidR="00E7066E" w:rsidRDefault="00DA31C5">
      <w:r>
        <w:rPr>
          <w:noProof/>
        </w:rPr>
        <mc:AlternateContent>
          <mc:Choice Requires="wpc">
            <w:drawing>
              <wp:inline distT="0" distB="0" distL="0" distR="0" wp14:anchorId="5B5729B3" wp14:editId="39E7A1E7">
                <wp:extent cx="5646944" cy="4470439"/>
                <wp:effectExtent l="0" t="0" r="0" b="635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descr="C:\Users\ram\Desktop\Micron CAD\baseplate.png"/>
                          <pic:cNvPicPr preferRelativeResize="0">
                            <a:picLocks noChangeAspect="1"/>
                          </pic:cNvPicPr>
                        </pic:nvPicPr>
                        <pic:blipFill rotWithShape="1">
                          <a:blip r:embed="rId20">
                            <a:extLst>
                              <a:ext uri="{28A0092B-C50C-407E-A947-70E740481C1C}">
                                <a14:useLocalDpi xmlns:a14="http://schemas.microsoft.com/office/drawing/2010/main" val="0"/>
                              </a:ext>
                            </a:extLst>
                          </a:blip>
                          <a:srcRect t="1" r="4656" b="2029"/>
                          <a:stretch/>
                        </pic:blipFill>
                        <pic:spPr bwMode="auto">
                          <a:xfrm>
                            <a:off x="0" y="5749"/>
                            <a:ext cx="5613123" cy="4461549"/>
                          </a:xfrm>
                          <a:prstGeom prst="rect">
                            <a:avLst/>
                          </a:prstGeom>
                          <a:noFill/>
                          <a:ln>
                            <a:noFill/>
                          </a:ln>
                        </pic:spPr>
                      </pic:pic>
                      <wps:wsp>
                        <wps:cNvPr id="20" name="Line Callout 1 20"/>
                        <wps:cNvSpPr/>
                        <wps:spPr>
                          <a:xfrm>
                            <a:off x="3520130" y="331550"/>
                            <a:ext cx="685800" cy="271739"/>
                          </a:xfrm>
                          <a:prstGeom prst="borderCallout1">
                            <a:avLst>
                              <a:gd name="adj1" fmla="val 57163"/>
                              <a:gd name="adj2" fmla="val 103829"/>
                              <a:gd name="adj3" fmla="val 231563"/>
                              <a:gd name="adj4" fmla="val 194771"/>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Slot for output LED flex</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1" name="Line Callout 1 21"/>
                        <wps:cNvSpPr/>
                        <wps:spPr>
                          <a:xfrm>
                            <a:off x="4343327" y="1510082"/>
                            <a:ext cx="835752" cy="271145"/>
                          </a:xfrm>
                          <a:prstGeom prst="borderCallout1">
                            <a:avLst>
                              <a:gd name="adj1" fmla="val 103490"/>
                              <a:gd name="adj2" fmla="val 52579"/>
                              <a:gd name="adj3" fmla="val 239252"/>
                              <a:gd name="adj4" fmla="val 58378"/>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proofErr w:type="gramStart"/>
                              <w:r>
                                <w:rPr>
                                  <w:rFonts w:eastAsia="Calibri"/>
                                  <w:sz w:val="16"/>
                                  <w:szCs w:val="16"/>
                                </w:rPr>
                                <w:t>Footprint for base LED mount</w:t>
                              </w:r>
                              <w:proofErr w:type="gramEnd"/>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2" name="Line Callout 1 22"/>
                        <wps:cNvSpPr/>
                        <wps:spPr>
                          <a:xfrm>
                            <a:off x="3659039" y="2976913"/>
                            <a:ext cx="1070441" cy="271145"/>
                          </a:xfrm>
                          <a:prstGeom prst="borderCallout1">
                            <a:avLst>
                              <a:gd name="adj1" fmla="val -9780"/>
                              <a:gd name="adj2" fmla="val 67271"/>
                              <a:gd name="adj3" fmla="val -195801"/>
                              <a:gd name="adj4" fmla="val 101596"/>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Upper end of fiber conduit seats here</w:t>
                              </w:r>
                            </w:p>
                          </w:txbxContent>
                        </wps:txbx>
                        <wps:bodyPr rot="0" spcFirstLastPara="0" vert="horz" wrap="square" lIns="0" tIns="9144" rIns="0" bIns="9144" numCol="1" spcCol="0" rtlCol="0" fromWordArt="0" anchor="ctr" anchorCtr="0" forceAA="0" compatLnSpc="1">
                          <a:prstTxWarp prst="textNoShape">
                            <a:avLst/>
                          </a:prstTxWarp>
                          <a:noAutofit/>
                        </wps:bodyPr>
                      </wps:wsp>
                      <wps:wsp>
                        <wps:cNvPr id="23" name="Line Callout 1 23"/>
                        <wps:cNvSpPr/>
                        <wps:spPr>
                          <a:xfrm>
                            <a:off x="2924014" y="2223394"/>
                            <a:ext cx="1209836" cy="611265"/>
                          </a:xfrm>
                          <a:prstGeom prst="borderCallout1">
                            <a:avLst>
                              <a:gd name="adj1" fmla="val 487"/>
                              <a:gd name="adj2" fmla="val 98597"/>
                              <a:gd name="adj3" fmla="val -42396"/>
                              <a:gd name="adj4" fmla="val 128846"/>
                            </a:avLst>
                          </a:prstGeom>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31C5" w:rsidRDefault="00DA31C5" w:rsidP="00DA31C5">
                              <w:pPr>
                                <w:pStyle w:val="NormalWeb"/>
                                <w:spacing w:before="0" w:beforeAutospacing="0" w:after="200" w:afterAutospacing="0" w:line="276" w:lineRule="auto"/>
                                <w:jc w:val="center"/>
                              </w:pPr>
                              <w:r>
                                <w:rPr>
                                  <w:rFonts w:eastAsia="Calibri"/>
                                  <w:sz w:val="16"/>
                                  <w:szCs w:val="16"/>
                                </w:rPr>
                                <w:t>Mounting bosses seat on flange machined in housing tube.  Inclined screw hole draws base down</w:t>
                              </w:r>
                            </w:p>
                          </w:txbxContent>
                        </wps:txbx>
                        <wps:bodyPr rot="0" spcFirstLastPara="0" vert="horz" wrap="square" lIns="0" tIns="9144" rIns="0" bIns="9144" numCol="1" spcCol="0" rtlCol="0" fromWordArt="0" anchor="ctr" anchorCtr="0" forceAA="0" compatLnSpc="1">
                          <a:prstTxWarp prst="textNoShape">
                            <a:avLst/>
                          </a:prstTxWarp>
                          <a:noAutofit/>
                        </wps:bodyPr>
                      </wps:wsp>
                    </wpc:wpc>
                  </a:graphicData>
                </a:graphic>
              </wp:inline>
            </w:drawing>
          </mc:Choice>
          <mc:Fallback>
            <w:pict>
              <v:group id="Canvas 16" o:spid="_x0000_s1057" editas="canvas" style="width:444.65pt;height:352pt;mso-position-horizontal-relative:char;mso-position-vertical-relative:line" coordsize="56464,4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">
                <v:shape id="_x0000_s1058" type="#_x0000_t75" style="position:absolute;width:56464;height:44704;visibility:visible;mso-wrap-style:square">
                  <v:fill o:detectmouseclick="t"/>
                  <v:path o:connecttype="none"/>
                </v:shape>
                <v:shape id="Picture 19" o:spid="_x0000_s1059" type="#_x0000_t75" style="position:absolute;top:57;width:56131;height:4461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p5unCAAAA2wAAAA8AAABkcnMvZG93bnJldi54bWxET8lqwzAQvQf6D2IKvYRGrg9O6kQOIbQQ&#10;emoW2utgTSxja2QsxXb+vioUepvHW2eznWwrBup97VjByyIBQVw6XXOl4HJ+f16B8AFZY+uYFNzJ&#10;w7Z4mG0w127kIw2nUIkYwj5HBSaELpfSl4Ys+oXriCN3db3FEGFfSd3jGMNtK9MkyaTFmmODwY72&#10;hsrmdLMK3m7nbNkM9itdfX9mU22zML98KPX0OO3WIAJN4V/85z7oOP8Vfn+JB8j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aebpwgAAANsAAAAPAAAAAAAAAAAAAAAAAJ8C&#10;AABkcnMvZG93bnJldi54bWxQSwUGAAAAAAQABAD3AAAAjgMAAAAA&#10;">
                  <v:imagedata r:id="rId21" o:title="baseplate" croptop="1f" cropbottom="1330f" cropright="3051f"/>
                  <v:path arrowok="t"/>
                </v:shape>
                <v:shape id="Line Callout 1 20" o:spid="_x0000_s1060" type="#_x0000_t47" style="position:absolute;left:35201;top:3315;width:6858;height:2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uE2MEA&#10;AADbAAAADwAAAGRycy9kb3ducmV2LnhtbERP3WrCMBS+H+wdwhl4t6ZzoKUzigyEFS/GWh/g0Jw1&#10;xeakSzJbffrlQtjlx/e/2c12EBfyoXes4CXLQRC3TvfcKTg1h+cCRIjIGgfHpOBKAXbbx4cNltpN&#10;/EWXOnYihXAoUYGJcSylDK0hiyFzI3Hivp23GBP0ndQepxRuB7nM85W02HNqMDjSu6H2XP9aBVW8&#10;Fa+f6+ZY+7Wu/E9z0GgGpRZP8/4NRKQ5/ovv7g+tYJnWpy/pB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bhNjBAAAA2wAAAA8AAAAAAAAAAAAAAAAAmAIAAGRycy9kb3du&#10;cmV2LnhtbFBLBQYAAAAABAAEAPUAAACGAwAAAAA=&#10;" adj="42071,50018,22427,12347"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Slot for output LED flex</w:t>
                        </w:r>
                      </w:p>
                    </w:txbxContent>
                  </v:textbox>
                  <o:callout v:ext="edit" minusx="t" minusy="t"/>
                </v:shape>
                <v:shape id="Line Callout 1 21" o:spid="_x0000_s1061" type="#_x0000_t47" style="position:absolute;left:43433;top:15100;width:8357;height:2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gVuMMA&#10;AADbAAAADwAAAGRycy9kb3ducmV2LnhtbESPT2sCMRTE7wW/Q3hCL0WzCoqsG0UsLYInt714e2ze&#10;/mE3L0uSuum3bwqFHoeZ+Q1THKMZxIOc7ywrWC0zEMSV1R03Cj4/3hY7ED4gaxwsk4Jv8nA8zJ4K&#10;zLWd+EaPMjQiQdjnqKANYcyl9FVLBv3SjsTJq60zGJJ0jdQOpwQ3g1xn2VYa7DgttDjSuaWqL7+M&#10;gtfOXc3mpb74K8ehLqdN/27uSj3P42kPIlAM/+G/9kUrWK/g90v6Af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gVuMMAAADbAAAADwAAAAAAAAAAAAAAAACYAgAAZHJzL2Rv&#10;d25yZXYueG1sUEsFBgAAAAAEAAQA9QAAAIgDAAAAAA==&#10;" adj="12610,51678,11357,22354"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proofErr w:type="gramStart"/>
                        <w:r>
                          <w:rPr>
                            <w:rFonts w:eastAsia="Calibri"/>
                            <w:sz w:val="16"/>
                            <w:szCs w:val="16"/>
                          </w:rPr>
                          <w:t>Footprint for base LED mount</w:t>
                        </w:r>
                        <w:proofErr w:type="gramEnd"/>
                      </w:p>
                    </w:txbxContent>
                  </v:textbox>
                  <o:callout v:ext="edit" minusx="t" minusy="t"/>
                </v:shape>
                <v:shape id="Line Callout 1 22" o:spid="_x0000_s1062" type="#_x0000_t47" style="position:absolute;left:36590;top:29769;width:10704;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HhEcUA&#10;AADbAAAADwAAAGRycy9kb3ducmV2LnhtbESP3WrCQBSE74W+w3IKvdNNAy2SugYtVSxBMLZ4fcie&#10;/Njs2ZDdaurTu4LQy2FmvmFm6WBacaLeNZYVPE8iEMSF1Q1XCr6/VuMpCOeRNbaWScEfOUjnD6MZ&#10;JtqeOafT3lciQNglqKD2vkukdEVNBt3EdsTBK21v0AfZV1L3eA5w08o4il6lwYbDQo0dvddU/Ox/&#10;jYL19mWXfyxpeflcZNngykO2OcZKPT0OizcQngb/H763N1pBHMPtS/g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eERxQAAANsAAAAPAAAAAAAAAAAAAAAAAJgCAABkcnMv&#10;ZG93bnJldi54bWxQSwUGAAAAAAQABAD1AAAAigMAAAAA&#10;" adj="21945,-42293,14531,-2112"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Upper end of fiber conduit seats here</w:t>
                        </w:r>
                      </w:p>
                    </w:txbxContent>
                  </v:textbox>
                  <o:callout v:ext="edit" minusx="t"/>
                </v:shape>
                <v:shape id="Line Callout 1 23" o:spid="_x0000_s1063" type="#_x0000_t47" style="position:absolute;left:29240;top:22233;width:12098;height:6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YIS8QA&#10;AADbAAAADwAAAGRycy9kb3ducmV2LnhtbESPT2vCQBTE70K/w/IKvZlNLZWSZpUiKh68qD30+Jp9&#10;JqHZt2F380c/vVsQPA4z8xsmX46mET05X1tW8JqkIIgLq2suFXyfNtMPED4ga2wsk4ILeVguniY5&#10;ZtoOfKD+GEoRIewzVFCF0GZS+qIigz6xLXH0ztYZDFG6UmqHQ4SbRs7SdC4N1hwXKmxpVVHxd+yM&#10;gis36/UPXo3cd+ctva9+T6ZzSr08j1+fIAKN4RG+t3dawewN/r/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CEvEAAAA2wAAAA8AAAAAAAAAAAAAAAAAmAIAAGRycy9k&#10;b3ducmV2LnhtbFBLBQYAAAAABAAEAPUAAACJAwAAAAA=&#10;" adj="27831,-9158,21297,105" fillcolor="#4f81bd [3204]" strokecolor="#c0504d [3205]" strokeweight="1pt">
                  <v:textbox inset="0,.72pt,0,.72pt">
                    <w:txbxContent>
                      <w:p w:rsidR="00DA31C5" w:rsidRDefault="00DA31C5" w:rsidP="00DA31C5">
                        <w:pPr>
                          <w:pStyle w:val="NormalWeb"/>
                          <w:spacing w:before="0" w:beforeAutospacing="0" w:after="200" w:afterAutospacing="0" w:line="276" w:lineRule="auto"/>
                          <w:jc w:val="center"/>
                        </w:pPr>
                        <w:r>
                          <w:rPr>
                            <w:rFonts w:eastAsia="Calibri"/>
                            <w:sz w:val="16"/>
                            <w:szCs w:val="16"/>
                          </w:rPr>
                          <w:t>Mounting bosses seat on flange machined in housing tube.  Inclined screw hole draws base down</w:t>
                        </w:r>
                      </w:p>
                    </w:txbxContent>
                  </v:textbox>
                  <o:callout v:ext="edit" minusx="t"/>
                </v:shape>
                <w10:anchorlock/>
              </v:group>
            </w:pict>
          </mc:Fallback>
        </mc:AlternateContent>
      </w:r>
    </w:p>
    <w:p w:rsidR="00740AFD" w:rsidRDefault="00740AFD">
      <w:r>
        <w:t>My guess is that this particular mounting footprint for the base LED mount is not going to make sense in your design.  That is, even if you can put this footprint somewhere, it may not be located correctly with respect to the window in the housing, so it would make more sense to redo the LED mount.</w:t>
      </w:r>
    </w:p>
    <w:p w:rsidR="00DF75E4" w:rsidRDefault="00DF75E4">
      <w:r>
        <w:br w:type="page"/>
      </w:r>
    </w:p>
    <w:p w:rsidR="003B782D" w:rsidRPr="008A1A69" w:rsidRDefault="003B782D">
      <w:pPr>
        <w:rPr>
          <w:b/>
        </w:rPr>
      </w:pPr>
      <w:r w:rsidRPr="008A1A69">
        <w:rPr>
          <w:b/>
        </w:rPr>
        <w:lastRenderedPageBreak/>
        <w:t>Housing front:</w:t>
      </w:r>
    </w:p>
    <w:p w:rsidR="00DF75E4" w:rsidRDefault="00DF75E4">
      <w:r>
        <w:t xml:space="preserve">See </w:t>
      </w:r>
      <w:r w:rsidRPr="00DF75E4">
        <w:t>SWYANG 020813\04192012_New_Front_2pcs</w:t>
      </w:r>
      <w:r>
        <w:t>\</w:t>
      </w:r>
      <w:proofErr w:type="spellStart"/>
      <w:r>
        <w:t>New_Front_Base_rev.ipt</w:t>
      </w:r>
      <w:proofErr w:type="spellEnd"/>
    </w:p>
    <w:p w:rsidR="003B782D" w:rsidRPr="00D54EC8" w:rsidRDefault="003B782D">
      <w:r>
        <w:t>Note excess material at front end for added mass.  If you could transition you</w:t>
      </w:r>
      <w:r w:rsidR="007722AE">
        <w:t>r</w:t>
      </w:r>
      <w:r>
        <w:t xml:space="preserve"> housing down to this same outer profile at the front end, that would be great.   It really is not possible to handhold the tool </w:t>
      </w:r>
      <w:r w:rsidR="007722AE">
        <w:t xml:space="preserve">without this part assembled on because your fingers interfere with the moving parts.  </w:t>
      </w:r>
      <w:r>
        <w:t>The details of how this part mechanically interfaces to the rest of the housing are up to you.  For what it’s worth, our screw holes in this aluminum part have stripped out from repeated reassembly.</w:t>
      </w:r>
      <w:r w:rsidR="00D54EC8">
        <w:t xml:space="preserve">  Also, as noted in </w:t>
      </w:r>
      <w:r w:rsidR="00D54EC8">
        <w:rPr>
          <w:b/>
        </w:rPr>
        <w:t>Magnetic compatibility</w:t>
      </w:r>
      <w:r w:rsidR="00D54EC8">
        <w:t>, this part should be made from 300 series stainless, not aluminum.</w:t>
      </w:r>
    </w:p>
    <w:p w:rsidR="00DF75E4" w:rsidRDefault="003B782D">
      <w:r>
        <w:rPr>
          <w:noProof/>
        </w:rPr>
        <mc:AlternateContent>
          <mc:Choice Requires="wpc">
            <w:drawing>
              <wp:inline distT="0" distB="0" distL="0" distR="0" wp14:anchorId="0DA347FC" wp14:editId="4C0D3429">
                <wp:extent cx="5280333" cy="3394933"/>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descr="C:\Users\ram\Desktop\Micron CAD\Select tidbits\housing_front.png"/>
                          <pic:cNvPicPr/>
                        </pic:nvPicPr>
                        <pic:blipFill>
                          <a:blip r:embed="rId22">
                            <a:extLst>
                              <a:ext uri="{28A0092B-C50C-407E-A947-70E740481C1C}">
                                <a14:useLocalDpi xmlns:a14="http://schemas.microsoft.com/office/drawing/2010/main" val="0"/>
                              </a:ext>
                            </a:extLst>
                          </a:blip>
                          <a:srcRect/>
                          <a:stretch>
                            <a:fillRect/>
                          </a:stretch>
                        </pic:blipFill>
                        <pic:spPr bwMode="auto">
                          <a:xfrm>
                            <a:off x="180000" y="180000"/>
                            <a:ext cx="3825240" cy="3029585"/>
                          </a:xfrm>
                          <a:prstGeom prst="rect">
                            <a:avLst/>
                          </a:prstGeom>
                          <a:noFill/>
                          <a:ln>
                            <a:noFill/>
                          </a:ln>
                        </pic:spPr>
                      </pic:pic>
                    </wpc:wpc>
                  </a:graphicData>
                </a:graphic>
              </wp:inline>
            </w:drawing>
          </mc:Choice>
          <mc:Fallback>
            <w:pict>
              <v:group id="Canvas 24" o:spid="_x0000_s1026" editas="canvas" style="width:415.75pt;height:267.3pt;mso-position-horizontal-relative:char;mso-position-vertical-relative:line" coordsize="52800,33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">
                <v:shape id="_x0000_s1027" type="#_x0000_t75" style="position:absolute;width:52800;height:33947;visibility:visible;mso-wrap-style:square">
                  <v:fill o:detectmouseclick="t"/>
                  <v:path o:connecttype="none"/>
                </v:shape>
                <v:shape id="Picture 26" o:spid="_x0000_s1028" type="#_x0000_t75" style="position:absolute;left:1800;top:1800;width:38252;height:30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H563DAAAA2wAAAA8AAABkcnMvZG93bnJldi54bWxEj0FrwkAUhO+C/2F5BS/SbKJgS5pVJCh4&#10;k6ol10f2NQnNvg3ZNUn/fVcQehxm5hsm202mFQP1rrGsIIliEMSl1Q1XCm7X4+s7COeRNbaWScEv&#10;Odht57MMU21H/qTh4isRIOxSVFB736VSurImgy6yHXHwvm1v0AfZV1L3OAa4aeUqjjfSYMNhocaO&#10;8prKn8vdKKDxkMu1/jLNMJ6TU9Ha5VthlVq8TPsPEJ4m/x9+tk9awWoDjy/hB8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MfnrcMAAADbAAAADwAAAAAAAAAAAAAAAACf&#10;AgAAZHJzL2Rvd25yZXYueG1sUEsFBgAAAAAEAAQA9wAAAI8DAAAAAA==&#10;">
                  <v:imagedata r:id="rId23" o:title="housing_front"/>
                </v:shape>
                <w10:anchorlock/>
              </v:group>
            </w:pict>
          </mc:Fallback>
        </mc:AlternateContent>
      </w:r>
    </w:p>
    <w:p w:rsidR="00E8241C" w:rsidRDefault="00E8241C"/>
    <w:sectPr w:rsidR="00E824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13F4E"/>
    <w:multiLevelType w:val="hybridMultilevel"/>
    <w:tmpl w:val="A74EE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7E627D"/>
    <w:multiLevelType w:val="hybridMultilevel"/>
    <w:tmpl w:val="2BC8E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3D3820"/>
    <w:multiLevelType w:val="hybridMultilevel"/>
    <w:tmpl w:val="AC8AB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9F488E"/>
    <w:multiLevelType w:val="hybridMultilevel"/>
    <w:tmpl w:val="804A3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A6B73CA"/>
    <w:multiLevelType w:val="hybridMultilevel"/>
    <w:tmpl w:val="D7069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2"/>
  <w:proofState w:spelling="clean" w:grammar="clean"/>
  <w:revisionView w:markup="0"/>
  <w:trackRevisions/>
  <w:defaultTabStop w:val="720"/>
  <w:drawingGridHorizontalSpacing w:val="14"/>
  <w:drawingGridVerticalSpacing w:val="14"/>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165"/>
    <w:rsid w:val="000026AF"/>
    <w:rsid w:val="00040B7B"/>
    <w:rsid w:val="00090C9E"/>
    <w:rsid w:val="000966E0"/>
    <w:rsid w:val="000B322A"/>
    <w:rsid w:val="000E7A83"/>
    <w:rsid w:val="00151165"/>
    <w:rsid w:val="001A7082"/>
    <w:rsid w:val="001C7C6F"/>
    <w:rsid w:val="001F1F21"/>
    <w:rsid w:val="001F6C8B"/>
    <w:rsid w:val="0026484C"/>
    <w:rsid w:val="00275F0D"/>
    <w:rsid w:val="00286C1C"/>
    <w:rsid w:val="002E60AA"/>
    <w:rsid w:val="003133B7"/>
    <w:rsid w:val="003A47B2"/>
    <w:rsid w:val="003A58E6"/>
    <w:rsid w:val="003A7B59"/>
    <w:rsid w:val="003B782D"/>
    <w:rsid w:val="003D30A2"/>
    <w:rsid w:val="003F0159"/>
    <w:rsid w:val="0042118E"/>
    <w:rsid w:val="004502D6"/>
    <w:rsid w:val="00460489"/>
    <w:rsid w:val="004C26D7"/>
    <w:rsid w:val="004C6436"/>
    <w:rsid w:val="0050686B"/>
    <w:rsid w:val="005303C7"/>
    <w:rsid w:val="005930B2"/>
    <w:rsid w:val="005E31AC"/>
    <w:rsid w:val="0064244C"/>
    <w:rsid w:val="006C0FE6"/>
    <w:rsid w:val="006C6E65"/>
    <w:rsid w:val="00740AFD"/>
    <w:rsid w:val="00741532"/>
    <w:rsid w:val="007722AE"/>
    <w:rsid w:val="00786158"/>
    <w:rsid w:val="007A194B"/>
    <w:rsid w:val="007C5CA0"/>
    <w:rsid w:val="00802CDB"/>
    <w:rsid w:val="00831DBF"/>
    <w:rsid w:val="008A1A69"/>
    <w:rsid w:val="008E1E70"/>
    <w:rsid w:val="00981F19"/>
    <w:rsid w:val="009C763F"/>
    <w:rsid w:val="00A20078"/>
    <w:rsid w:val="00AA0B45"/>
    <w:rsid w:val="00AA6D2F"/>
    <w:rsid w:val="00AC63F3"/>
    <w:rsid w:val="00B03154"/>
    <w:rsid w:val="00B119F6"/>
    <w:rsid w:val="00B23D86"/>
    <w:rsid w:val="00B50731"/>
    <w:rsid w:val="00B64820"/>
    <w:rsid w:val="00B83D4C"/>
    <w:rsid w:val="00B86DC9"/>
    <w:rsid w:val="00C50A33"/>
    <w:rsid w:val="00CF163B"/>
    <w:rsid w:val="00D22430"/>
    <w:rsid w:val="00D34EAB"/>
    <w:rsid w:val="00D54757"/>
    <w:rsid w:val="00D54EC8"/>
    <w:rsid w:val="00D85F4C"/>
    <w:rsid w:val="00DA31C5"/>
    <w:rsid w:val="00DF00B6"/>
    <w:rsid w:val="00DF75E4"/>
    <w:rsid w:val="00E7066E"/>
    <w:rsid w:val="00E75DFD"/>
    <w:rsid w:val="00E8241C"/>
    <w:rsid w:val="00EC2BF9"/>
    <w:rsid w:val="00EE0AB9"/>
    <w:rsid w:val="00F358AE"/>
    <w:rsid w:val="00F551E7"/>
    <w:rsid w:val="00F73EC4"/>
    <w:rsid w:val="00FE0E73"/>
    <w:rsid w:val="00FF1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E31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E70"/>
    <w:rPr>
      <w:rFonts w:ascii="Tahoma" w:hAnsi="Tahoma" w:cs="Tahoma"/>
      <w:sz w:val="16"/>
      <w:szCs w:val="16"/>
    </w:rPr>
  </w:style>
  <w:style w:type="paragraph" w:styleId="NormalWeb">
    <w:name w:val="Normal (Web)"/>
    <w:basedOn w:val="Normal"/>
    <w:uiPriority w:val="99"/>
    <w:unhideWhenUsed/>
    <w:rsid w:val="008E1E7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40B7B"/>
    <w:pPr>
      <w:ind w:left="720"/>
      <w:contextualSpacing/>
    </w:pPr>
  </w:style>
  <w:style w:type="character" w:customStyle="1" w:styleId="Heading2Char">
    <w:name w:val="Heading 2 Char"/>
    <w:basedOn w:val="DefaultParagraphFont"/>
    <w:link w:val="Heading2"/>
    <w:uiPriority w:val="9"/>
    <w:rsid w:val="005E31A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026AF"/>
    <w:rPr>
      <w:color w:val="0000FF" w:themeColor="hyperlink"/>
      <w:u w:val="single"/>
    </w:rPr>
  </w:style>
  <w:style w:type="paragraph" w:styleId="Caption">
    <w:name w:val="caption"/>
    <w:basedOn w:val="Normal"/>
    <w:next w:val="Normal"/>
    <w:uiPriority w:val="35"/>
    <w:unhideWhenUsed/>
    <w:qFormat/>
    <w:rsid w:val="00D5475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E31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E70"/>
    <w:rPr>
      <w:rFonts w:ascii="Tahoma" w:hAnsi="Tahoma" w:cs="Tahoma"/>
      <w:sz w:val="16"/>
      <w:szCs w:val="16"/>
    </w:rPr>
  </w:style>
  <w:style w:type="paragraph" w:styleId="NormalWeb">
    <w:name w:val="Normal (Web)"/>
    <w:basedOn w:val="Normal"/>
    <w:uiPriority w:val="99"/>
    <w:unhideWhenUsed/>
    <w:rsid w:val="008E1E70"/>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40B7B"/>
    <w:pPr>
      <w:ind w:left="720"/>
      <w:contextualSpacing/>
    </w:pPr>
  </w:style>
  <w:style w:type="character" w:customStyle="1" w:styleId="Heading2Char">
    <w:name w:val="Heading 2 Char"/>
    <w:basedOn w:val="DefaultParagraphFont"/>
    <w:link w:val="Heading2"/>
    <w:uiPriority w:val="9"/>
    <w:rsid w:val="005E31A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026AF"/>
    <w:rPr>
      <w:color w:val="0000FF" w:themeColor="hyperlink"/>
      <w:u w:val="single"/>
    </w:rPr>
  </w:style>
  <w:style w:type="paragraph" w:styleId="Caption">
    <w:name w:val="caption"/>
    <w:basedOn w:val="Normal"/>
    <w:next w:val="Normal"/>
    <w:uiPriority w:val="35"/>
    <w:unhideWhenUsed/>
    <w:qFormat/>
    <w:rsid w:val="00D5475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filter.micron.ri.cmu.edu/wiki/doku.php?id=projects:micron:system:squiggle:health_tests"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0.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0.png"/><Relationship Id="rId10" Type="http://schemas.openxmlformats.org/officeDocument/2006/relationships/image" Target="media/image3.png"/><Relationship Id="rId19" Type="http://schemas.openxmlformats.org/officeDocument/2006/relationships/image" Target="media/image6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a:spPr>
      <a:bodyPr lIns="0" tIns="9144" rIns="0" bIns="9144"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608E2-B4BD-4AE4-82AA-4C73F5ECF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19</Pages>
  <Words>2995</Words>
  <Characters>17076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20031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Maclachlan</dc:creator>
  <cp:lastModifiedBy>Rob Maclachlan</cp:lastModifiedBy>
  <cp:revision>6</cp:revision>
  <dcterms:created xsi:type="dcterms:W3CDTF">2016-05-16T20:16:00Z</dcterms:created>
  <dcterms:modified xsi:type="dcterms:W3CDTF">2016-05-16T22:09:00Z</dcterms:modified>
</cp:coreProperties>
</file>