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1AC" w:rsidRDefault="005E31AC" w:rsidP="005E31AC">
      <w:pPr>
        <w:pStyle w:val="Heading2"/>
      </w:pPr>
      <w:r>
        <w:t>Micron Handpiece Design Considerations</w:t>
      </w:r>
    </w:p>
    <w:p w:rsidR="005E31AC" w:rsidRDefault="005E31AC" w:rsidP="005E31AC">
      <w:pPr>
        <w:pStyle w:val="Heading2"/>
      </w:pPr>
    </w:p>
    <w:p w:rsidR="005E31AC" w:rsidRDefault="005E31AC" w:rsidP="005E31AC">
      <w:pPr>
        <w:rPr>
          <w:ins w:id="0" w:author="Rob Maclachlan" w:date="2016-03-08T14:41:00Z"/>
          <w:b/>
        </w:rPr>
      </w:pPr>
      <w:r w:rsidRPr="005E31AC">
        <w:rPr>
          <w:b/>
        </w:rPr>
        <w:t>Revisions:</w:t>
      </w:r>
    </w:p>
    <w:p w:rsidR="007C5CA0" w:rsidRPr="007C5CA0" w:rsidRDefault="000B322A" w:rsidP="005E31AC">
      <w:pPr>
        <w:rPr>
          <w:rPrChange w:id="1" w:author="Rob Maclachlan" w:date="2016-03-08T14:42:00Z">
            <w:rPr>
              <w:b/>
            </w:rPr>
          </w:rPrChange>
        </w:rPr>
      </w:pPr>
      <w:ins w:id="2" w:author="Rob Maclachlan" w:date="2016-03-09T15:45:00Z">
        <w:r>
          <w:rPr>
            <w:b/>
          </w:rPr>
          <w:t xml:space="preserve">R2 </w:t>
        </w:r>
        <w:r w:rsidRPr="000B322A">
          <w:rPr>
            <w:rPrChange w:id="3" w:author="Rob Maclachlan" w:date="2016-03-09T15:46:00Z">
              <w:rPr>
                <w:b/>
              </w:rPr>
            </w:rPrChange>
          </w:rPr>
          <w:t>(</w:t>
        </w:r>
      </w:ins>
      <w:ins w:id="4" w:author="Rob Maclachlan" w:date="2016-03-08T14:41:00Z">
        <w:r w:rsidR="007C5CA0" w:rsidRPr="000B322A">
          <w:rPr>
            <w:rPrChange w:id="5" w:author="Rob Maclachlan" w:date="2016-03-09T15:46:00Z">
              <w:rPr>
                <w:b/>
              </w:rPr>
            </w:rPrChange>
          </w:rPr>
          <w:t>08 March 16</w:t>
        </w:r>
      </w:ins>
      <w:ins w:id="6" w:author="Rob Maclachlan" w:date="2016-03-09T15:45:00Z">
        <w:r w:rsidRPr="000B322A">
          <w:rPr>
            <w:rPrChange w:id="7" w:author="Rob Maclachlan" w:date="2016-03-09T15:46:00Z">
              <w:rPr>
                <w:b/>
              </w:rPr>
            </w:rPrChange>
          </w:rPr>
          <w:t>)</w:t>
        </w:r>
      </w:ins>
      <w:ins w:id="8" w:author="Rob Maclachlan" w:date="2016-03-08T14:41:00Z">
        <w:r w:rsidR="007C5CA0">
          <w:rPr>
            <w:b/>
          </w:rPr>
          <w:t xml:space="preserve">: </w:t>
        </w:r>
        <w:r w:rsidR="007C5CA0">
          <w:t xml:space="preserve">New section </w:t>
        </w:r>
        <w:r w:rsidR="007C5CA0" w:rsidRPr="007C5CA0">
          <w:rPr>
            <w:b/>
            <w:rPrChange w:id="9" w:author="Rob Maclachlan" w:date="2016-03-08T14:42:00Z">
              <w:rPr/>
            </w:rPrChange>
          </w:rPr>
          <w:t>magnetic compatibility</w:t>
        </w:r>
        <w:r w:rsidR="007C5CA0">
          <w:t xml:space="preserve">, </w:t>
        </w:r>
      </w:ins>
      <w:ins w:id="10" w:author="Rob Maclachlan" w:date="2016-03-08T14:42:00Z">
        <w:r w:rsidR="007C5CA0">
          <w:t xml:space="preserve">large changes in </w:t>
        </w:r>
        <w:r w:rsidR="007C5CA0">
          <w:rPr>
            <w:b/>
          </w:rPr>
          <w:t>mass issues</w:t>
        </w:r>
        <w:r w:rsidR="007C5CA0">
          <w:t>.</w:t>
        </w:r>
      </w:ins>
    </w:p>
    <w:p w:rsidR="005E31AC" w:rsidRDefault="000B322A" w:rsidP="005E31AC">
      <w:ins w:id="11" w:author="Rob Maclachlan" w:date="2016-03-09T15:45:00Z">
        <w:r>
          <w:rPr>
            <w:b/>
          </w:rPr>
          <w:t>R1</w:t>
        </w:r>
      </w:ins>
      <w:ins w:id="12" w:author="Rob Maclachlan" w:date="2016-03-09T15:46:00Z">
        <w:r>
          <w:rPr>
            <w:b/>
          </w:rPr>
          <w:t xml:space="preserve"> </w:t>
        </w:r>
        <w:r w:rsidRPr="000B322A">
          <w:rPr>
            <w:rPrChange w:id="13" w:author="Rob Maclachlan" w:date="2016-03-09T15:46:00Z">
              <w:rPr>
                <w:b/>
              </w:rPr>
            </w:rPrChange>
          </w:rPr>
          <w:t>(</w:t>
        </w:r>
      </w:ins>
      <w:r w:rsidR="005E31AC" w:rsidRPr="000B322A">
        <w:rPr>
          <w:rPrChange w:id="14" w:author="Rob Maclachlan" w:date="2016-03-09T15:46:00Z">
            <w:rPr>
              <w:b/>
            </w:rPr>
          </w:rPrChange>
        </w:rPr>
        <w:t>04 March 16</w:t>
      </w:r>
      <w:ins w:id="15" w:author="Rob Maclachlan" w:date="2016-03-09T15:46:00Z">
        <w:r w:rsidRPr="000B322A">
          <w:rPr>
            <w:rPrChange w:id="16" w:author="Rob Maclachlan" w:date="2016-03-09T15:46:00Z">
              <w:rPr>
                <w:b/>
              </w:rPr>
            </w:rPrChange>
          </w:rPr>
          <w:t>)</w:t>
        </w:r>
      </w:ins>
      <w:r w:rsidR="005E31AC">
        <w:rPr>
          <w:b/>
        </w:rPr>
        <w:t>:</w:t>
      </w:r>
      <w:r w:rsidR="005E31AC">
        <w:t xml:space="preserve"> Initial revision</w:t>
      </w:r>
    </w:p>
    <w:p w:rsidR="005E31AC" w:rsidRDefault="005E31AC" w:rsidP="005E31AC"/>
    <w:p w:rsidR="005E31AC" w:rsidRDefault="005E31AC" w:rsidP="005E31AC">
      <w:proofErr w:type="spellStart"/>
      <w:r>
        <w:t>Todo</w:t>
      </w:r>
      <w:proofErr w:type="spellEnd"/>
      <w:r>
        <w:t>:</w:t>
      </w:r>
    </w:p>
    <w:p w:rsidR="005E31AC" w:rsidRDefault="005E31AC" w:rsidP="005E31AC">
      <w:proofErr w:type="gramStart"/>
      <w:r>
        <w:t>Weight without cable?</w:t>
      </w:r>
      <w:proofErr w:type="gramEnd"/>
    </w:p>
    <w:p w:rsidR="005E31AC" w:rsidRDefault="005E31AC" w:rsidP="005E31AC">
      <w:proofErr w:type="gramStart"/>
      <w:r>
        <w:t>Photos of break-down?</w:t>
      </w:r>
      <w:proofErr w:type="gramEnd"/>
    </w:p>
    <w:p w:rsidR="005E31AC" w:rsidRDefault="005E31AC" w:rsidP="005E31AC">
      <w:r>
        <w:t xml:space="preserve">Work in </w:t>
      </w:r>
      <w:proofErr w:type="spellStart"/>
      <w:r>
        <w:t>Sungwook</w:t>
      </w:r>
      <w:proofErr w:type="spellEnd"/>
      <w:r>
        <w:t xml:space="preserve"> </w:t>
      </w:r>
      <w:proofErr w:type="spellStart"/>
      <w:r>
        <w:t>Merlet</w:t>
      </w:r>
      <w:proofErr w:type="spellEnd"/>
      <w:r>
        <w:t xml:space="preserve"> analysis?</w:t>
      </w:r>
    </w:p>
    <w:p w:rsidR="005E31AC" w:rsidRDefault="005E31AC" w:rsidP="005E31AC">
      <w:r>
        <w:t>More pointers to design files:</w:t>
      </w:r>
    </w:p>
    <w:p w:rsidR="005E31AC" w:rsidRDefault="005E31AC" w:rsidP="005E31AC">
      <w:r>
        <w:t>LED mounts and/or flex outline</w:t>
      </w:r>
    </w:p>
    <w:p w:rsidR="005E31AC" w:rsidRDefault="005E31AC" w:rsidP="005E31AC"/>
    <w:p w:rsidR="005E31AC" w:rsidRDefault="005E31AC">
      <w:pPr>
        <w:rPr>
          <w:b/>
        </w:rPr>
      </w:pPr>
      <w:r>
        <w:rPr>
          <w:b/>
        </w:rPr>
        <w:br w:type="page"/>
      </w:r>
    </w:p>
    <w:p w:rsidR="00EB67A9" w:rsidRDefault="008E1E70">
      <w:r>
        <w:rPr>
          <w:noProof/>
        </w:rPr>
        <w:lastRenderedPageBreak/>
        <mc:AlternateContent>
          <mc:Choice Requires="wpc">
            <w:drawing>
              <wp:inline distT="0" distB="0" distL="0" distR="0">
                <wp:extent cx="5486400" cy="320929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3" name="Picture 3" descr="C:\Users\ram\Desktop\Micron CAD\micron hand view.jpg"/>
                          <pic:cNvPicPr/>
                        </pic:nvPicPr>
                        <pic:blipFill rotWithShape="1">
                          <a:blip r:embed="rId6" cstate="print">
                            <a:extLst>
                              <a:ext uri="{28A0092B-C50C-407E-A947-70E740481C1C}">
                                <a14:useLocalDpi xmlns:a14="http://schemas.microsoft.com/office/drawing/2010/main" val="0"/>
                              </a:ext>
                            </a:extLst>
                          </a:blip>
                          <a:srcRect t="15904"/>
                          <a:stretch/>
                        </pic:blipFill>
                        <pic:spPr bwMode="auto">
                          <a:xfrm>
                            <a:off x="800100" y="685856"/>
                            <a:ext cx="3886200" cy="2333116"/>
                          </a:xfrm>
                          <a:prstGeom prst="rect">
                            <a:avLst/>
                          </a:prstGeom>
                          <a:noFill/>
                          <a:ln>
                            <a:noFill/>
                          </a:ln>
                        </pic:spPr>
                      </pic:pic>
                      <wps:wsp>
                        <wps:cNvPr id="4" name="Line Callout 1 4"/>
                        <wps:cNvSpPr/>
                        <wps:spPr>
                          <a:xfrm>
                            <a:off x="800100" y="800005"/>
                            <a:ext cx="685800" cy="160076"/>
                          </a:xfrm>
                          <a:prstGeom prst="borderCallout1">
                            <a:avLst>
                              <a:gd name="adj1" fmla="val 49277"/>
                              <a:gd name="adj2" fmla="val 103881"/>
                              <a:gd name="adj3" fmla="val 496333"/>
                              <a:gd name="adj4" fmla="val 1541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Pr="008E1E70" w:rsidRDefault="008E1E70" w:rsidP="008E1E70">
                              <w:pPr>
                                <w:jc w:val="center"/>
                                <w:rPr>
                                  <w:sz w:val="16"/>
                                  <w:szCs w:val="16"/>
                                </w:rPr>
                              </w:pPr>
                              <w:r>
                                <w:rPr>
                                  <w:sz w:val="16"/>
                                  <w:szCs w:val="16"/>
                                </w:rPr>
                                <w:t>Finger Notch</w:t>
                              </w:r>
                            </w:p>
                          </w:txbxContent>
                        </wps:txbx>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5" name="Line Callout 1 5"/>
                        <wps:cNvSpPr/>
                        <wps:spPr>
                          <a:xfrm>
                            <a:off x="2000250" y="373389"/>
                            <a:ext cx="685800" cy="160020"/>
                          </a:xfrm>
                          <a:prstGeom prst="borderCallout1">
                            <a:avLst>
                              <a:gd name="adj1" fmla="val 105970"/>
                              <a:gd name="adj2" fmla="val 50955"/>
                              <a:gd name="adj3" fmla="val 662055"/>
                              <a:gd name="adj4" fmla="val 72754"/>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6" name="Line Callout 1 6"/>
                        <wps:cNvSpPr/>
                        <wps:spPr>
                          <a:xfrm>
                            <a:off x="737870" y="2418201"/>
                            <a:ext cx="685800" cy="160020"/>
                          </a:xfrm>
                          <a:prstGeom prst="borderCallout1">
                            <a:avLst>
                              <a:gd name="adj1" fmla="val 49277"/>
                              <a:gd name="adj2" fmla="val 103881"/>
                              <a:gd name="adj3" fmla="val -280211"/>
                              <a:gd name="adj4" fmla="val 14603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7" name="Line Callout 1 7"/>
                        <wps:cNvSpPr/>
                        <wps:spPr>
                          <a:xfrm>
                            <a:off x="2409190" y="2471429"/>
                            <a:ext cx="685800" cy="160020"/>
                          </a:xfrm>
                          <a:prstGeom prst="borderCallout1">
                            <a:avLst>
                              <a:gd name="adj1" fmla="val -11870"/>
                              <a:gd name="adj2" fmla="val 50955"/>
                              <a:gd name="adj3" fmla="val -476505"/>
                              <a:gd name="adj4" fmla="val 900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8" name="Line Callout 1 8"/>
                        <wps:cNvSpPr/>
                        <wps:spPr>
                          <a:xfrm>
                            <a:off x="3813810" y="214000"/>
                            <a:ext cx="685800" cy="159385"/>
                          </a:xfrm>
                          <a:prstGeom prst="borderCallout1">
                            <a:avLst>
                              <a:gd name="adj1" fmla="val 106373"/>
                              <a:gd name="adj2" fmla="val 51973"/>
                              <a:gd name="adj3" fmla="val 644571"/>
                              <a:gd name="adj4" fmla="val 157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Housing </w:t>
                              </w:r>
                              <w:del w:id="17" w:author="Rob Maclachlan" w:date="2016-03-08T12:24:00Z">
                                <w:r w:rsidDel="00B64820">
                                  <w:rPr>
                                    <w:rFonts w:eastAsia="Calibri"/>
                                    <w:sz w:val="16"/>
                                    <w:szCs w:val="16"/>
                                  </w:rPr>
                                  <w:delText>back</w:delText>
                                </w:r>
                              </w:del>
                              <w:ins w:id="18" w:author="Rob Maclachlan" w:date="2016-03-08T12:24:00Z">
                                <w:r w:rsidR="00B64820">
                                  <w:rPr>
                                    <w:rFonts w:eastAsia="Calibri"/>
                                    <w:sz w:val="16"/>
                                    <w:szCs w:val="16"/>
                                  </w:rPr>
                                  <w:t>plug</w:t>
                                </w:r>
                              </w:ins>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9" name="Line Callout 1 9"/>
                        <wps:cNvSpPr/>
                        <wps:spPr>
                          <a:xfrm>
                            <a:off x="3351530" y="2471831"/>
                            <a:ext cx="685800" cy="266289"/>
                          </a:xfrm>
                          <a:prstGeom prst="borderCallout1">
                            <a:avLst>
                              <a:gd name="adj1" fmla="val -11870"/>
                              <a:gd name="adj2" fmla="val 50955"/>
                              <a:gd name="adj3" fmla="val -295659"/>
                              <a:gd name="adj4" fmla="val 9209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0" name="Line Callout 1 10"/>
                        <wps:cNvSpPr/>
                        <wps:spPr>
                          <a:xfrm>
                            <a:off x="4503071" y="620940"/>
                            <a:ext cx="555339" cy="436940"/>
                          </a:xfrm>
                          <a:prstGeom prst="borderCallout1">
                            <a:avLst>
                              <a:gd name="adj1" fmla="val 106373"/>
                              <a:gd name="adj2" fmla="val 51973"/>
                              <a:gd name="adj3" fmla="val 181878"/>
                              <a:gd name="adj4" fmla="val -59438"/>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1" name="Line Callout 1 11"/>
                        <wps:cNvSpPr/>
                        <wps:spPr>
                          <a:xfrm>
                            <a:off x="1617980" y="619456"/>
                            <a:ext cx="685800" cy="160020"/>
                          </a:xfrm>
                          <a:prstGeom prst="borderCallout1">
                            <a:avLst>
                              <a:gd name="adj1" fmla="val 105970"/>
                              <a:gd name="adj2" fmla="val 50955"/>
                              <a:gd name="adj3" fmla="val 631520"/>
                              <a:gd name="adj4" fmla="val 7479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2" name="Line Callout 1 12"/>
                        <wps:cNvSpPr/>
                        <wps:spPr>
                          <a:xfrm>
                            <a:off x="2764790" y="524352"/>
                            <a:ext cx="685800" cy="160020"/>
                          </a:xfrm>
                          <a:prstGeom prst="borderCallout1">
                            <a:avLst>
                              <a:gd name="adj1" fmla="val 105970"/>
                              <a:gd name="adj2" fmla="val 50955"/>
                              <a:gd name="adj3" fmla="val 640244"/>
                              <a:gd name="adj4" fmla="val -561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 o:spid="_x0000_s1026" editas="canvas" style="width:6in;height:252.7pt;mso-position-horizontal-relative:char;mso-position-vertical-relative:line" coordsize="54864,32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92;visibility:visible;mso-wrap-style:square" filled="t" fillcolor="#d8d8d8 [2732]">
                  <v:fill o:detectmouseclick="t"/>
                  <v:path o:connecttype="none"/>
                </v:shape>
                <v:shape id="Picture 3" o:spid="_x0000_s1028" type="#_x0000_t75" style="position:absolute;left:8001;top:6858;width:38862;height:2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OqrjDAAAA2gAAAA8AAABkcnMvZG93bnJldi54bWxEj0+LwjAUxO8L+x3CW9jbmmrXP1SjiLjg&#10;QZF1vXh7NM+22LyEJtrutzeC4HGYmd8ws0VnanGjxleWFfR7CQji3OqKCwXHv5+vCQgfkDXWlknB&#10;P3lYzN/fZphp2/Iv3Q6hEBHCPkMFZQguk9LnJRn0PeuIo3e2jcEQZVNI3WAb4aaWgyQZSYMVx4US&#10;Ha1Kyi+Hq1Gw26/z9Ps0Ssfttd1WLrh9uhkq9fnRLacgAnXhFX62N1pBCo8r8QbI+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46quMMAAADaAAAADwAAAAAAAAAAAAAAAACf&#10;AgAAZHJzL2Rvd25yZXYueG1sUEsFBgAAAAAEAAQA9wAAAI8DAAAAAA==&#10;">
                  <v:imagedata r:id="rId7" o:title="micron hand view" croptop="10423f"/>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29" type="#_x0000_t47" style="position:absolute;left:8001;top:8000;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e5/8UA&#10;AADaAAAADwAAAGRycy9kb3ducmV2LnhtbESPQUvDQBSE70L/w/IEL2I3lSIldlvEoi1FU4xevD2y&#10;r0lq9m3Ivjbpv+8KgsdhZr5h5svBNepEXag9G5iME1DEhbc1lwa+Pl/uZqCCIFtsPJOBMwVYLkZX&#10;c0yt7/mDTrmUKkI4pGigEmlTrUNRkcMw9i1x9Pa+cyhRdqW2HfYR7hp9nyQP2mHNcaHClp4rKn7y&#10;ozPwvc6y1ulbyXev8tbvp6vsfXsw5uZ6eHoEJTTIf/ivvbEGpvB7Jd4Av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7n/xQAAANoAAAAPAAAAAAAAAAAAAAAAAJgCAABkcnMv&#10;ZG93bnJldi54bWxQSwUGAAAAAAQABAD1AAAAigMAAAAA&#10;" adj="33303,107208,22438,10644" fillcolor="#4f81bd [3204]" strokecolor="#243f60 [1604]" strokeweight="1pt">
                  <v:textbox inset="0,.72pt,0,.72pt">
                    <w:txbxContent>
                      <w:p w:rsidR="008E1E70" w:rsidRPr="008E1E70" w:rsidRDefault="008E1E70" w:rsidP="008E1E70">
                        <w:pPr>
                          <w:jc w:val="center"/>
                          <w:rPr>
                            <w:sz w:val="16"/>
                            <w:szCs w:val="16"/>
                          </w:rPr>
                        </w:pPr>
                        <w:r>
                          <w:rPr>
                            <w:sz w:val="16"/>
                            <w:szCs w:val="16"/>
                          </w:rPr>
                          <w:t>Finger Notch</w:t>
                        </w:r>
                      </w:p>
                    </w:txbxContent>
                  </v:textbox>
                  <o:callout v:ext="edit" minusx="t" minusy="t"/>
                </v:shape>
                <v:shape id="Line Callout 1 5" o:spid="_x0000_s1030" type="#_x0000_t47" style="position:absolute;left:20002;top:3733;width:6858;height:1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dKsIA&#10;AADaAAAADwAAAGRycy9kb3ducmV2LnhtbESPQUsDMRSE7wX/Q3hCb21WwWC3TcsqSoueukrPj81z&#10;d3HzsiRxm/77RhA8DjPzDbPZJTuIiXzoHWu4WxYgiBtnem41fH68Lh5BhIhscHBMGi4UYLe9mW2w&#10;NO7MR5rq2IoM4VCihi7GsZQyNB1ZDEs3Emfvy3mLMUvfSuPxnOF2kPdFoaTFnvNChyM9d9R81z9W&#10;wz4pVbtT9V75w9P0tnpRY0hK6/ltqtYgIqX4H/5rH4yGB/i9km+A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N0qwgAAANoAAAAPAAAAAAAAAAAAAAAAAJgCAABkcnMvZG93&#10;bnJldi54bWxQSwUGAAAAAAQABAD1AAAAhwMAAAAA&#10;" adj="15715,143004,11006,22890"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v:textbox>
                  <o:callout v:ext="edit" minusx="t" minusy="t"/>
                </v:shape>
                <v:shape id="Line Callout 1 6" o:spid="_x0000_s1031" type="#_x0000_t47" style="position:absolute;left:7378;top:24182;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kHsIA&#10;AADaAAAADwAAAGRycy9kb3ducmV2LnhtbESP3YrCMBSE74V9h3AWvLPpCitajSLKgsiC+IPo3aE5&#10;tmWbk9LEtvv2RhC8HGbmG2a26EwpGqpdYVnBVxSDIE6tLjhTcDr+DMYgnEfWWFomBf/kYDH/6M0w&#10;0bblPTUHn4kAYZeggtz7KpHSpTkZdJGtiIN3s7VBH2SdSV1jG+CmlMM4HkmDBYeFHCta5ZT+He5G&#10;Qby8ft9920yK9Xa1afiMu8svKtX/7JZTEJ46/w6/2h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yQewgAAANoAAAAPAAAAAAAAAAAAAAAAAJgCAABkcnMvZG93&#10;bnJldi54bWxQSwUGAAAAAAQABAD1AAAAhwMAAAAA&#10;" adj="31544,-60526,22438,1064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v:textbox>
                  <o:callout v:ext="edit" minusx="t"/>
                </v:shape>
                <v:shape id="Line Callout 1 7" o:spid="_x0000_s1032" type="#_x0000_t47" style="position:absolute;left:24091;top:2471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QYsIA&#10;AADaAAAADwAAAGRycy9kb3ducmV2LnhtbESPQYvCMBSE74L/ITzBm6aKrFKNIoKw7C4sasHrs3lt&#10;is1LaaLWf79ZEDwOM/MNs9p0thZ3an3lWMFknIAgzp2uuFSQnfajBQgfkDXWjknBkzxs1v3eClPt&#10;Hnyg+zGUIkLYp6jAhNCkUvrckEU/dg1x9ArXWgxRtqXULT4i3NZymiQf0mLFccFgQztD+fV4swrq&#10;7DAprrevn/2sCNnZnOfPy++3UsNBt12CCNSFd/jV/tQK5vB/Jd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1BiwgAAANoAAAAPAAAAAAAAAAAAAAAAAJgCAABkcnMvZG93&#10;bnJldi54bWxQSwUGAAAAAAQABAD1AAAAhwMAAAAA&#10;" adj="19452,-102925,11006,-256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v:textbox>
                  <o:callout v:ext="edit" minusx="t"/>
                </v:shape>
                <v:shape id="Line Callout 1 8" o:spid="_x0000_s1033" type="#_x0000_t47" style="position:absolute;left:38138;top:2140;width:6858;height:1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hcAA&#10;AADaAAAADwAAAGRycy9kb3ducmV2LnhtbERPu27CMBTdkfgH6yJ1A6dFqiBgUKBCKUw8unS7ii9J&#10;1Pg6sk2S/j0eKnU8Ou/1djCN6Mj52rKC11kCgriwuuZSwdftMF2A8AFZY2OZFPySh+1mPFpjqm3P&#10;F+quoRQxhH2KCqoQ2lRKX1Rk0M9sSxy5u3UGQ4SulNphH8NNI9+S5F0arDk2VNjSvqLi5/owCuYf&#10;WZ7Z/CTz49L1+e7su+9DodTLZMhWIAIN4V/85/7UCuLWeC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RhcAAAADaAAAADwAAAAAAAAAAAAAAAACYAgAAZHJzL2Rvd25y&#10;ZXYueG1sUEsFBgAAAAAEAAQA9QAAAIUDAAAAAA==&#10;" adj="3404,139227,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Housing </w:t>
                        </w:r>
                        <w:del w:id="19" w:author="Rob Maclachlan" w:date="2016-03-08T12:24:00Z">
                          <w:r w:rsidDel="00B64820">
                            <w:rPr>
                              <w:rFonts w:eastAsia="Calibri"/>
                              <w:sz w:val="16"/>
                              <w:szCs w:val="16"/>
                            </w:rPr>
                            <w:delText>back</w:delText>
                          </w:r>
                        </w:del>
                        <w:ins w:id="20" w:author="Rob Maclachlan" w:date="2016-03-08T12:24:00Z">
                          <w:r w:rsidR="00B64820">
                            <w:rPr>
                              <w:rFonts w:eastAsia="Calibri"/>
                              <w:sz w:val="16"/>
                              <w:szCs w:val="16"/>
                            </w:rPr>
                            <w:t>plug</w:t>
                          </w:r>
                        </w:ins>
                      </w:p>
                    </w:txbxContent>
                  </v:textbox>
                  <o:callout v:ext="edit" minusy="t"/>
                </v:shape>
                <v:shape id="Line Callout 1 9" o:spid="_x0000_s1034" type="#_x0000_t47" style="position:absolute;left:33515;top:24718;width:6858;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aZMQA&#10;AADaAAAADwAAAGRycy9kb3ducmV2LnhtbESPzWrDMBCE74G8g9hAb4mcHprGjRLqgIOh5ND8QI+L&#10;tbXcWisjqYn79lGhkOMwM98wq81gO3EhH1rHCuazDARx7XTLjYLTsZw+gwgRWWPnmBT8UoDNejxa&#10;Ya7dld/pcoiNSBAOOSowMfa5lKE2ZDHMXE+cvE/nLcYkfSO1x2uC204+ZtmTtNhyWjDY09ZQ/X34&#10;sQp2X4XRH9YvZFvuqrd4Hhb7qlDqYTK8voCINMR7+L9daQVL+LuSb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2mTEAAAA2gAAAA8AAAAAAAAAAAAAAAAAmAIAAGRycy9k&#10;b3ducmV2LnhtbFBLBQYAAAAABAAEAPUAAACJAwAAAAA=&#10;" adj="19892,-63862,11006,-2564"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v:textbox>
                  <o:callout v:ext="edit" minusx="t"/>
                </v:shape>
                <v:shape id="Line Callout 1 10" o:spid="_x0000_s1035" type="#_x0000_t47" style="position:absolute;left:45030;top:6209;width:5554;height:4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G7cQA&#10;AADbAAAADwAAAGRycy9kb3ducmV2LnhtbESPQUsDMRCF74L/IYzQm81aaNFt0yKCYKGIttLzdDPd&#10;Dd1M1iTdXf+9cxC8zfDevPfNajP6VvUUkwts4GFagCKugnVcG/g6vN4/gkoZ2WIbmAz8UILN+vZm&#10;haUNA39Sv8+1khBOJRpocu5KrVPVkMc0DR2xaOcQPWZZY61txEHCfatnRbHQHh1LQ4MdvTRUXfZX&#10;b2Ax0OU9pnh8Ou38R/+9ddfZ3BkzuRufl6Ayjfnf/Hf9ZgVf6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Bu3EAAAA2wAAAA8AAAAAAAAAAAAAAAAAmAIAAGRycy9k&#10;b3ducmV2LnhtbFBLBQYAAAAABAAEAPUAAACJAwAAAAA=&#10;" adj="-12839,39286,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v:textbox>
                  <o:callout v:ext="edit" minusy="t"/>
                </v:shape>
                <v:shape id="Line Callout 1 11" o:spid="_x0000_s1036" type="#_x0000_t47" style="position:absolute;left:16179;top:619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RdcEA&#10;AADbAAAADwAAAGRycy9kb3ducmV2LnhtbERPTWsCMRC9C/0PYQq9adYiUrZGEcGyHgruVnoeNtPN&#10;4mYSkqjbf98IQm/zeJ+z2ox2EFcKsXesYD4rQBC3TvfcKTh97advIGJC1jg4JgW/FGGzfpqssNTu&#10;xjVdm9SJHMKxRAUmJV9KGVtDFuPMeeLM/bhgMWUYOqkD3nK4HeRrUSylxZ5zg0FPO0PtublYBZX5&#10;rL+Py5M9hkXlL4d6t/cfjVIvz+P2HUSiMf2LH+5K5/lzuP+S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fEXXBAAAA2wAAAA8AAAAAAAAAAAAAAAAAmAIAAGRycy9kb3du&#10;cmV2LnhtbFBLBQYAAAAABAAEAPUAAACGAwAAAAA=&#10;" adj="16155,136408,11006,22890"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v:textbox>
                  <o:callout v:ext="edit" minusx="t" minusy="t"/>
                </v:shape>
                <v:shape id="Line Callout 1 12" o:spid="_x0000_s1037" type="#_x0000_t47" style="position:absolute;left:27647;top:5243;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2xs8IA&#10;AADbAAAADwAAAGRycy9kb3ducmV2LnhtbERPTWuDQBC9B/Iflgn0FtdYmop1E4IQKBRKNZZeB3eq&#10;UndW3E1i/323EMhtHu9z8v1sBnGhyfWWFWyiGARxY3XPrYL6dFynIJxH1jhYJgW/5GC/Wy5yzLS9&#10;ckmXyrcihLDLUEHn/ZhJ6ZqODLrIjsSB+7aTQR/g1Eo94TWEm0EmcbyVBnsODR2OVHTU/FRno+Dt&#10;2aWfdVoW7+lQf5Tb8vFpjL+UeljNhxcQnmZ/F9/crzrMT+D/l3C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GzwgAAANsAAAAPAAAAAAAAAAAAAAAAAJgCAABkcnMvZG93&#10;bnJldi54bWxQSwUGAAAAAAQABAD1AAAAhwMAAAAA&#10;" adj="-1213,138293,11006,22890" fillcolor="#4f81bd [3204]" strokecolor="#243f60 [1604]" strokeweight="1pt">
                  <v:textbox inset="0,.72pt,0,.72pt">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v:textbox>
                  <o:callout v:ext="edit" minusy="t"/>
                </v:shape>
                <w10:anchorlock/>
              </v:group>
            </w:pict>
          </mc:Fallback>
        </mc:AlternateContent>
      </w:r>
    </w:p>
    <w:p w:rsidR="002E60AA" w:rsidRDefault="00460489" w:rsidP="002E60AA">
      <w:pPr>
        <w:rPr>
          <w:noProof/>
        </w:rPr>
      </w:pPr>
      <w:r>
        <w:t>This photo shows the three main parts of the current housing design</w:t>
      </w:r>
      <w:ins w:id="21" w:author="Rob Maclachlan" w:date="2016-03-08T12:24:00Z">
        <w:r w:rsidR="00B64820">
          <w:t>:</w:t>
        </w:r>
      </w:ins>
      <w:del w:id="22" w:author="Rob Maclachlan" w:date="2016-03-08T12:24:00Z">
        <w:r w:rsidDel="00B64820">
          <w:delText>,</w:delText>
        </w:r>
      </w:del>
      <w:r>
        <w:t xml:space="preserve"> front, tube, and </w:t>
      </w:r>
      <w:del w:id="23" w:author="Rob Maclachlan" w:date="2016-03-08T12:24:00Z">
        <w:r w:rsidDel="00B64820">
          <w:delText>back</w:delText>
        </w:r>
      </w:del>
      <w:ins w:id="24" w:author="Rob Maclachlan" w:date="2016-03-08T12:24:00Z">
        <w:r w:rsidR="00B64820">
          <w:t>plug</w:t>
        </w:r>
      </w:ins>
      <w:r>
        <w:t xml:space="preserve">, with ergonomic features.  Note how the handpiece sits in the hand, and the cables lay on the wrist for support, so that the cable weight doesn’t torque the </w:t>
      </w:r>
      <w:r w:rsidR="00B50731">
        <w:t>handpiece</w:t>
      </w:r>
      <w:r>
        <w:t>.  The housing front part is mainly an ergonomic feature</w:t>
      </w:r>
      <w:ins w:id="25" w:author="Rob Maclachlan" w:date="2016-03-08T12:42:00Z">
        <w:r w:rsidR="00B119F6">
          <w:t>, but</w:t>
        </w:r>
        <w:r w:rsidR="00B119F6">
          <w:t xml:space="preserve"> also has an important role as a reaction mass.  </w:t>
        </w:r>
      </w:ins>
      <w:del w:id="26" w:author="Rob Maclachlan" w:date="2016-03-08T12:42:00Z">
        <w:r w:rsidDel="00B119F6">
          <w:delText xml:space="preserve">.  </w:delText>
        </w:r>
      </w:del>
      <w:r>
        <w:t xml:space="preserve">Note how it sticks out in front of the output plate.  This is not mechanically desirable because it </w:t>
      </w:r>
      <w:r w:rsidR="00B50731">
        <w:t xml:space="preserve">requires a longer tool, increasing </w:t>
      </w:r>
      <w:r>
        <w:t xml:space="preserve">the moment at the tool tip and at the side load point (remote center of motion or RCM), but </w:t>
      </w:r>
      <w:del w:id="27" w:author="Rob Maclachlan" w:date="2016-03-08T12:42:00Z">
        <w:r w:rsidDel="00B119F6">
          <w:delText xml:space="preserve">extending </w:delText>
        </w:r>
      </w:del>
      <w:ins w:id="28" w:author="Rob Maclachlan" w:date="2016-03-08T12:42:00Z">
        <w:r w:rsidR="00B119F6">
          <w:t>this extension of</w:t>
        </w:r>
        <w:r w:rsidR="00B119F6">
          <w:t xml:space="preserve"> </w:t>
        </w:r>
      </w:ins>
      <w:r>
        <w:t xml:space="preserve">the housing </w:t>
      </w:r>
      <w:del w:id="29" w:author="Rob Maclachlan" w:date="2016-03-08T12:42:00Z">
        <w:r w:rsidDel="00B119F6">
          <w:delText xml:space="preserve">out </w:delText>
        </w:r>
      </w:del>
      <w:r>
        <w:t xml:space="preserve">in front allows it to </w:t>
      </w:r>
      <w:r w:rsidR="00AA6D2F">
        <w:t>have the reduced radius finger notch, which gives a more desirable grip in the hand.</w:t>
      </w:r>
      <w:ins w:id="30" w:author="Rob Maclachlan" w:date="2016-03-08T12:25:00Z">
        <w:r w:rsidR="00B64820">
          <w:t xml:space="preserve"> </w:t>
        </w:r>
      </w:ins>
      <w:del w:id="31" w:author="Rob Maclachlan" w:date="2016-03-08T12:41:00Z">
        <w:r w:rsidR="00AA6D2F" w:rsidDel="00B119F6">
          <w:delText xml:space="preserve">  </w:delText>
        </w:r>
      </w:del>
      <w:r w:rsidR="00AA6D2F">
        <w:t xml:space="preserve">The housing tube extends a considerable distance back from the manipulator base, giving room for electronics, cable termination and strain relief.  It would not be desirable for the handle </w:t>
      </w:r>
      <w:del w:id="32" w:author="Rob Maclachlan" w:date="2016-03-08T12:43:00Z">
        <w:r w:rsidR="00AA6D2F" w:rsidDel="00B119F6">
          <w:delText>to extend muc</w:delText>
        </w:r>
      </w:del>
      <w:ins w:id="33" w:author="Rob Maclachlan" w:date="2016-03-08T12:43:00Z">
        <w:r w:rsidR="00B119F6">
          <w:t>be much</w:t>
        </w:r>
      </w:ins>
      <w:del w:id="34" w:author="Rob Maclachlan" w:date="2016-03-08T12:43:00Z">
        <w:r w:rsidR="00AA6D2F" w:rsidDel="00B119F6">
          <w:delText>h</w:delText>
        </w:r>
      </w:del>
      <w:r w:rsidR="00AA6D2F">
        <w:t xml:space="preserve"> longer than this version because this affects the balance of the tool in the hand</w:t>
      </w:r>
      <w:del w:id="35" w:author="Rob Maclachlan" w:date="2016-03-08T12:43:00Z">
        <w:r w:rsidR="00AA6D2F" w:rsidDel="00B119F6">
          <w:delText xml:space="preserve"> (CG should be in the middle or somewhat forward)</w:delText>
        </w:r>
      </w:del>
      <w:r w:rsidR="00AA6D2F">
        <w:t>, and cable tension would torque the handpiece.  A somewhat larger diameter is something that we can live with.</w:t>
      </w:r>
      <w:r w:rsidR="00AA6D2F" w:rsidRPr="00AA6D2F">
        <w:rPr>
          <w:noProof/>
        </w:rPr>
        <w:t xml:space="preserve"> </w:t>
      </w:r>
      <w:r w:rsidR="002E60AA">
        <w:rPr>
          <w:noProof/>
        </w:rPr>
        <w:t xml:space="preserve"> </w:t>
      </w:r>
    </w:p>
    <w:p w:rsidR="002E60AA" w:rsidRDefault="002E60AA">
      <w:pPr>
        <w:rPr>
          <w:noProof/>
        </w:rPr>
      </w:pPr>
      <w:r>
        <w:rPr>
          <w:noProof/>
        </w:rPr>
        <w:br w:type="page"/>
      </w:r>
    </w:p>
    <w:p w:rsidR="002E60AA" w:rsidRDefault="002E60AA" w:rsidP="002E60AA">
      <w:r>
        <w:lastRenderedPageBreak/>
        <w:t xml:space="preserve">Here’s an exploded view showing how the </w:t>
      </w:r>
      <w:ins w:id="36" w:author="Rob Maclachlan" w:date="2016-03-08T15:45:00Z">
        <w:r w:rsidR="007A194B">
          <w:t xml:space="preserve">current </w:t>
        </w:r>
      </w:ins>
      <w:r>
        <w:t xml:space="preserve">housing breaks down, and how the innards fit inside.  The top part is a shroud for the LEDs, which is not shown in the photo.  </w:t>
      </w:r>
      <w:del w:id="37" w:author="Rob Maclachlan" w:date="2016-03-08T15:38:00Z">
        <w:r w:rsidRPr="007A194B" w:rsidDel="00F358AE">
          <w:rPr>
            <w:b/>
            <w:rPrChange w:id="38" w:author="Rob Maclachlan" w:date="2016-03-08T15:44:00Z">
              <w:rPr/>
            </w:rPrChange>
          </w:rPr>
          <w:delText>We haven’t been using this part.</w:delText>
        </w:r>
      </w:del>
      <w:ins w:id="39" w:author="Rob Maclachlan" w:date="2016-03-08T15:38:00Z">
        <w:r w:rsidR="00F358AE" w:rsidRPr="007A194B">
          <w:rPr>
            <w:b/>
            <w:rPrChange w:id="40" w:author="Rob Maclachlan" w:date="2016-03-08T15:44:00Z">
              <w:rPr/>
            </w:rPrChange>
          </w:rPr>
          <w:t>We’d like a major change in the housing from the current design:</w:t>
        </w:r>
        <w:r w:rsidR="00F358AE">
          <w:t xml:space="preserve"> omitting the large cutout side cutout which allows </w:t>
        </w:r>
      </w:ins>
      <w:ins w:id="41" w:author="Rob Maclachlan" w:date="2016-03-08T15:40:00Z">
        <w:r w:rsidR="007A194B">
          <w:t xml:space="preserve">tracking of the </w:t>
        </w:r>
      </w:ins>
      <w:ins w:id="42" w:author="Rob Maclachlan" w:date="2016-03-08T15:38:00Z">
        <w:r w:rsidR="00F358AE">
          <w:t xml:space="preserve">moving LEDs </w:t>
        </w:r>
      </w:ins>
      <w:ins w:id="43" w:author="Rob Maclachlan" w:date="2016-03-08T15:40:00Z">
        <w:r w:rsidR="007A194B">
          <w:t xml:space="preserve">on the output plate.  </w:t>
        </w:r>
      </w:ins>
      <w:ins w:id="44" w:author="Rob Maclachlan" w:date="2016-03-08T15:38:00Z">
        <w:r w:rsidR="00F358AE">
          <w:t xml:space="preserve">Our plan is to </w:t>
        </w:r>
      </w:ins>
      <w:ins w:id="45" w:author="Rob Maclachlan" w:date="2016-03-08T15:41:00Z">
        <w:r w:rsidR="007A194B">
          <w:t xml:space="preserve">have only </w:t>
        </w:r>
      </w:ins>
      <w:ins w:id="46" w:author="Rob Maclachlan" w:date="2016-03-08T15:44:00Z">
        <w:r w:rsidR="007A194B">
          <w:t>one</w:t>
        </w:r>
      </w:ins>
      <w:ins w:id="47" w:author="Rob Maclachlan" w:date="2016-03-08T15:41:00Z">
        <w:r w:rsidR="007A194B">
          <w:t xml:space="preserve"> triad of LEDs fixed to the handle, and rely on the internal NST position sensors to generate the desired output motion.  This gives a </w:t>
        </w:r>
      </w:ins>
      <w:ins w:id="48" w:author="Rob Maclachlan" w:date="2016-03-08T15:44:00Z">
        <w:r w:rsidR="007A194B">
          <w:t>simpler</w:t>
        </w:r>
      </w:ins>
      <w:ins w:id="49" w:author="Rob Maclachlan" w:date="2016-03-08T15:41:00Z">
        <w:r w:rsidR="007A194B">
          <w:t xml:space="preserve"> and much better sealed housing design.</w:t>
        </w:r>
      </w:ins>
      <w:ins w:id="50" w:author="Rob Maclachlan" w:date="2016-03-08T15:42:00Z">
        <w:r w:rsidR="007A194B">
          <w:t xml:space="preserve"> The handle LED mount can be attached to the exterior of the housing, rather than to the </w:t>
        </w:r>
      </w:ins>
      <w:ins w:id="51" w:author="Rob Maclachlan" w:date="2016-03-08T15:43:00Z">
        <w:r w:rsidR="007A194B">
          <w:t>manipulator structure.</w:t>
        </w:r>
      </w:ins>
    </w:p>
    <w:p w:rsidR="002E60AA" w:rsidRDefault="002E60AA" w:rsidP="002E60AA">
      <w:pPr>
        <w:rPr>
          <w:ins w:id="52" w:author="Rob Maclachlan" w:date="2016-03-08T12:37:00Z"/>
        </w:rPr>
      </w:pPr>
      <w:r>
        <w:rPr>
          <w:noProof/>
        </w:rPr>
        <w:drawing>
          <wp:inline distT="0" distB="0" distL="0" distR="0" wp14:anchorId="72FC85F7" wp14:editId="5CAC5C6D">
            <wp:extent cx="3971707" cy="2680379"/>
            <wp:effectExtent l="0" t="0" r="0" b="5715"/>
            <wp:docPr id="13" name="Picture 13" descr="C:\Users\ram\Desktop\Micron CAD\exploded_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Desktop\Micron CAD\exploded_render.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920" t="18495" r="16216" b="21311"/>
                    <a:stretch/>
                  </pic:blipFill>
                  <pic:spPr bwMode="auto">
                    <a:xfrm>
                      <a:off x="0" y="0"/>
                      <a:ext cx="3971975" cy="2680560"/>
                    </a:xfrm>
                    <a:prstGeom prst="rect">
                      <a:avLst/>
                    </a:prstGeom>
                    <a:noFill/>
                    <a:ln>
                      <a:noFill/>
                    </a:ln>
                    <a:extLst>
                      <a:ext uri="{53640926-AAD7-44D8-BBD7-CCE9431645EC}">
                        <a14:shadowObscured xmlns:a14="http://schemas.microsoft.com/office/drawing/2010/main"/>
                      </a:ext>
                    </a:extLst>
                  </pic:spPr>
                </pic:pic>
              </a:graphicData>
            </a:graphic>
          </wp:inline>
        </w:drawing>
      </w:r>
    </w:p>
    <w:p w:rsidR="00B119F6" w:rsidRDefault="00B119F6" w:rsidP="002E60AA">
      <w:pPr>
        <w:rPr>
          <w:ins w:id="53" w:author="Rob Maclachlan" w:date="2016-03-08T12:38:00Z"/>
        </w:rPr>
      </w:pPr>
      <w:ins w:id="54" w:author="Rob Maclachlan" w:date="2016-03-08T12:38:00Z">
        <w:r>
          <w:t xml:space="preserve">See </w:t>
        </w:r>
        <w:r w:rsidRPr="00B119F6">
          <w:t>SWYANG 020813\06242013_FigGen</w:t>
        </w:r>
        <w:r>
          <w:t>\</w:t>
        </w:r>
        <w:proofErr w:type="spellStart"/>
        <w:r w:rsidRPr="00B119F6">
          <w:t>ASM_Micron_All_Assembled.iam</w:t>
        </w:r>
        <w:proofErr w:type="spellEnd"/>
      </w:ins>
    </w:p>
    <w:p w:rsidR="00A20078" w:rsidRDefault="00A20078">
      <w:pPr>
        <w:rPr>
          <w:ins w:id="55" w:author="Rob Maclachlan" w:date="2016-03-08T15:47:00Z"/>
        </w:rPr>
      </w:pPr>
      <w:ins w:id="56" w:author="Rob Maclachlan" w:date="2016-03-08T15:47:00Z">
        <w:r>
          <w:br w:type="page"/>
        </w:r>
      </w:ins>
    </w:p>
    <w:p w:rsidR="00B119F6" w:rsidRDefault="00A20078" w:rsidP="002E60AA">
      <w:pPr>
        <w:rPr>
          <w:ins w:id="57" w:author="Rob Maclachlan" w:date="2016-03-08T15:47:00Z"/>
        </w:rPr>
      </w:pPr>
      <w:ins w:id="58" w:author="Rob Maclachlan" w:date="2016-03-08T15:47:00Z">
        <w:r>
          <w:lastRenderedPageBreak/>
          <w:t>LED flex:</w:t>
        </w:r>
      </w:ins>
    </w:p>
    <w:p w:rsidR="00A20078" w:rsidRDefault="00A20078" w:rsidP="002E60AA">
      <w:pPr>
        <w:rPr>
          <w:ins w:id="59" w:author="Rob Maclachlan" w:date="2016-03-08T15:48:00Z"/>
        </w:rPr>
      </w:pPr>
      <w:ins w:id="60" w:author="Rob Maclachlan" w:date="2016-03-08T15:48:00Z">
        <w:r>
          <w:t>We’d like to integrate our current LED flex circuit design into the handle.</w:t>
        </w:r>
      </w:ins>
    </w:p>
    <w:p w:rsidR="00A20078" w:rsidRDefault="00A20078" w:rsidP="002E60AA">
      <w:ins w:id="61" w:author="Rob Maclachlan" w:date="2016-03-08T15:48:00Z">
        <w:r>
          <w:rPr>
            <w:noProof/>
          </w:rPr>
          <w:drawing>
            <wp:inline distT="0" distB="0" distL="0" distR="0">
              <wp:extent cx="5945068" cy="3950767"/>
              <wp:effectExtent l="0" t="0" r="0" b="0"/>
              <wp:docPr id="1" name="Picture 1" descr="C:\Users\ram\Desktop\Micron CAD\Select tidbits\led_f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Desktop\Micron CAD\Select tidbits\led_flex.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4113"/>
                      <a:stretch/>
                    </pic:blipFill>
                    <pic:spPr bwMode="auto">
                      <a:xfrm>
                        <a:off x="0" y="0"/>
                        <a:ext cx="5943600" cy="3949791"/>
                      </a:xfrm>
                      <a:prstGeom prst="rect">
                        <a:avLst/>
                      </a:prstGeom>
                      <a:noFill/>
                      <a:ln>
                        <a:noFill/>
                      </a:ln>
                      <a:extLst>
                        <a:ext uri="{53640926-AAD7-44D8-BBD7-CCE9431645EC}">
                          <a14:shadowObscured xmlns:a14="http://schemas.microsoft.com/office/drawing/2010/main"/>
                        </a:ext>
                      </a:extLst>
                    </pic:spPr>
                  </pic:pic>
                </a:graphicData>
              </a:graphic>
            </wp:inline>
          </w:drawing>
        </w:r>
      </w:ins>
    </w:p>
    <w:p w:rsidR="005E31AC" w:rsidRDefault="005E31AC"/>
    <w:p w:rsidR="002E60AA" w:rsidRDefault="002E60AA">
      <w:pPr>
        <w:rPr>
          <w:b/>
        </w:rPr>
      </w:pPr>
      <w:r>
        <w:rPr>
          <w:b/>
        </w:rPr>
        <w:br w:type="page"/>
      </w:r>
    </w:p>
    <w:p w:rsidR="002E60AA" w:rsidRPr="00EE0AB9" w:rsidRDefault="002E60AA" w:rsidP="002E60AA">
      <w:pPr>
        <w:rPr>
          <w:b/>
        </w:rPr>
      </w:pPr>
      <w:r w:rsidRPr="00EE0AB9">
        <w:rPr>
          <w:b/>
        </w:rPr>
        <w:lastRenderedPageBreak/>
        <w:t>Mass issues:</w:t>
      </w:r>
    </w:p>
    <w:p w:rsidR="002E60AA" w:rsidRDefault="002E60AA" w:rsidP="002E60AA">
      <w:r>
        <w:t>Mass is an important consideration in the housing design:</w:t>
      </w:r>
    </w:p>
    <w:p w:rsidR="002E60AA" w:rsidRDefault="002E60AA" w:rsidP="002E60AA">
      <w:pPr>
        <w:pStyle w:val="ListParagraph"/>
        <w:numPr>
          <w:ilvl w:val="0"/>
          <w:numId w:val="1"/>
        </w:numPr>
      </w:pPr>
      <w:r>
        <w:t xml:space="preserve">We want a considerable amount of mass </w:t>
      </w:r>
      <w:r>
        <w:t>with a very stiff coupling</w:t>
      </w:r>
      <w:r>
        <w:t xml:space="preserve"> to the manipulator </w:t>
      </w:r>
      <w:r>
        <w:t>fixed mounting part</w:t>
      </w:r>
      <w:r>
        <w:t>.  This provides a mechanical “ground” for the control system, reducing high-frequency instabilities and smoothing out vibration.</w:t>
      </w:r>
      <w:r>
        <w:t xml:space="preserve">  </w:t>
      </w:r>
    </w:p>
    <w:p w:rsidR="002E60AA" w:rsidRDefault="002E60AA" w:rsidP="002E60AA">
      <w:pPr>
        <w:pStyle w:val="ListParagraph"/>
        <w:numPr>
          <w:ilvl w:val="0"/>
          <w:numId w:val="1"/>
        </w:numPr>
      </w:pPr>
      <w:r>
        <w:t xml:space="preserve">We want to keep the </w:t>
      </w:r>
      <w:ins w:id="62" w:author="Rob Maclachlan" w:date="2016-03-08T12:22:00Z">
        <w:r w:rsidR="00B64820">
          <w:t>Center of Gravity (</w:t>
        </w:r>
      </w:ins>
      <w:r>
        <w:t>balance point</w:t>
      </w:r>
      <w:ins w:id="63" w:author="Rob Maclachlan" w:date="2016-03-08T12:22:00Z">
        <w:r w:rsidR="00B64820">
          <w:t>)</w:t>
        </w:r>
      </w:ins>
      <w:r>
        <w:t xml:space="preserve"> forward so that the handpiece doesn’t want to topple backward out of the hand.</w:t>
      </w:r>
      <w:r>
        <w:t xml:space="preserve">  Mass located at the front is also far more effective in attenuating </w:t>
      </w:r>
      <w:r w:rsidR="00831DBF">
        <w:t>the reaction forces resulting from XY translation of the output.</w:t>
      </w:r>
      <w:ins w:id="64" w:author="Rob Maclachlan" w:date="2016-03-08T12:20:00Z">
        <w:r w:rsidR="00831DBF">
          <w:t xml:space="preserve">  </w:t>
        </w:r>
      </w:ins>
      <w:ins w:id="65" w:author="Rob Maclachlan" w:date="2016-03-08T12:21:00Z">
        <w:r w:rsidR="00B64820">
          <w:t xml:space="preserve">It is impossible for the </w:t>
        </w:r>
      </w:ins>
      <w:ins w:id="66" w:author="Rob Maclachlan" w:date="2016-03-08T12:22:00Z">
        <w:r w:rsidR="00B64820">
          <w:t>CG</w:t>
        </w:r>
      </w:ins>
      <w:ins w:id="67" w:author="Rob Maclachlan" w:date="2016-03-08T12:21:00Z">
        <w:r w:rsidR="00B64820">
          <w:t xml:space="preserve"> to be too far forward.</w:t>
        </w:r>
      </w:ins>
    </w:p>
    <w:p w:rsidR="00831DBF" w:rsidRDefault="00831DBF" w:rsidP="002E60AA">
      <w:pPr>
        <w:pStyle w:val="ListParagraph"/>
        <w:numPr>
          <w:ilvl w:val="0"/>
          <w:numId w:val="1"/>
        </w:numPr>
      </w:pPr>
      <w:r>
        <w:t xml:space="preserve">If it can be made to work without too much difficulty, </w:t>
      </w:r>
      <w:r>
        <w:rPr>
          <w:b/>
        </w:rPr>
        <w:t>it would be preferable to transfer the reaction forces from the motors to a flange at the front of the motor assembly</w:t>
      </w:r>
      <w:r>
        <w:t xml:space="preserve"> rather than to the back end.  This will move the </w:t>
      </w:r>
      <w:del w:id="68" w:author="Rob Maclachlan" w:date="2016-03-08T12:22:00Z">
        <w:r w:rsidDel="00B64820">
          <w:delText>balance point</w:delText>
        </w:r>
      </w:del>
      <w:ins w:id="69" w:author="Rob Maclachlan" w:date="2016-03-08T12:22:00Z">
        <w:r w:rsidR="00B64820">
          <w:t>CG</w:t>
        </w:r>
      </w:ins>
      <w:r>
        <w:t xml:space="preserve"> forward, and will improve rigidity of the coupling between the manipulator’s “ground” and the mass in the housing front.</w:t>
      </w:r>
    </w:p>
    <w:p w:rsidR="002E60AA" w:rsidRPr="00831DBF" w:rsidRDefault="002E60AA" w:rsidP="002E60AA">
      <w:r>
        <w:t xml:space="preserve">We initially made the manipulator base plate from plastic and experimented with various 3D printed housings and stock metal tubing.  Plastic parts did not give enough mass for good performance.  In the current version, the baseplate and housing are all machined aluminum, except for the back plug, which is plastic.  </w:t>
      </w:r>
      <w:r w:rsidR="00831DBF">
        <w:t xml:space="preserve">For magnetic compatibility, </w:t>
      </w:r>
      <w:r w:rsidR="00831DBF">
        <w:rPr>
          <w:b/>
        </w:rPr>
        <w:t>in the new NST design, fixed structural and mass parts should be 300 series stainless, not aluminum.</w:t>
      </w:r>
      <w:r w:rsidR="00831DBF">
        <w:t xml:space="preserve">  See </w:t>
      </w:r>
      <w:r w:rsidR="00831DBF">
        <w:rPr>
          <w:b/>
        </w:rPr>
        <w:t>magnetic compatibility</w:t>
      </w:r>
      <w:r w:rsidR="00831DBF">
        <w:t>.</w:t>
      </w:r>
    </w:p>
    <w:p w:rsidR="002E60AA" w:rsidDel="00831DBF" w:rsidRDefault="002E60AA" w:rsidP="002E60AA">
      <w:pPr>
        <w:rPr>
          <w:del w:id="70" w:author="Rob Maclachlan" w:date="2016-03-08T12:19:00Z"/>
        </w:rPr>
      </w:pPr>
      <w:del w:id="71" w:author="Rob Maclachlan" w:date="2016-03-08T12:23:00Z">
        <w:r w:rsidDel="00B64820">
          <w:delText>The desired balance point is roughly where the baseplate is, so adding mass there helps the vibration and control issues, and doesn’t harm the balance.  The baseplate</w:delText>
        </w:r>
      </w:del>
      <w:ins w:id="72" w:author="Rob Maclachlan" w:date="2016-03-08T12:23:00Z">
        <w:r w:rsidR="00B64820">
          <w:t>The manipulator</w:t>
        </w:r>
      </w:ins>
      <w:ins w:id="73" w:author="Rob Maclachlan" w:date="2016-03-08T12:45:00Z">
        <w:r w:rsidR="00B119F6">
          <w:t>’</w:t>
        </w:r>
      </w:ins>
      <w:ins w:id="74" w:author="Rob Maclachlan" w:date="2016-03-08T12:23:00Z">
        <w:r w:rsidR="00B64820">
          <w:t>s fixed mounting part</w:t>
        </w:r>
      </w:ins>
      <w:r>
        <w:t xml:space="preserve"> needs a really rigid connection to the other housing components (and their mass).   For </w:t>
      </w:r>
      <w:del w:id="75" w:author="Rob Maclachlan" w:date="2016-03-08T12:23:00Z">
        <w:r w:rsidDel="00B64820">
          <w:delText>balance</w:delText>
        </w:r>
      </w:del>
      <w:ins w:id="76" w:author="Rob Maclachlan" w:date="2016-03-08T12:23:00Z">
        <w:r w:rsidR="00B64820">
          <w:t>CG placement</w:t>
        </w:r>
      </w:ins>
      <w:r>
        <w:t>, the most useful mass component is the housing front.  We deliberately made the very front end far thicker than it structurally needed to be.  The housing tube provides the rigid connection between the baseplate and the housing fron</w:t>
      </w:r>
      <w:ins w:id="77" w:author="Rob Maclachlan" w:date="2016-03-08T12:19:00Z">
        <w:r w:rsidR="00831DBF">
          <w:t>t.</w:t>
        </w:r>
      </w:ins>
      <w:del w:id="78" w:author="Rob Maclachlan" w:date="2016-03-08T12:19:00Z">
        <w:r w:rsidDel="00831DBF">
          <w:delText>t</w:delText>
        </w:r>
        <w:r w:rsidR="00831DBF" w:rsidDel="00831DBF">
          <w:delText xml:space="preserve"> </w:delText>
        </w:r>
        <w:r w:rsidDel="00831DBF">
          <w:delText>which is machined</w:delText>
        </w:r>
        <w:r w:rsidR="00831DBF" w:rsidDel="00831DBF">
          <w:delText>.</w:delText>
        </w:r>
      </w:del>
    </w:p>
    <w:p w:rsidR="00831DBF" w:rsidRDefault="00831DBF" w:rsidP="002E60AA"/>
    <w:p w:rsidR="00831DBF" w:rsidRDefault="00831DBF" w:rsidP="002E60AA">
      <w:r>
        <w:t>The mass of the entire handpiece is ~60g, including manipulator, electronics and housing.  (This weight is very approximate, since I measured with the cable attached.)  We wouldn’t want it too much heavier than that.</w:t>
      </w:r>
    </w:p>
    <w:p w:rsidR="002E60AA" w:rsidDel="00831DBF" w:rsidRDefault="002E60AA" w:rsidP="002E60AA">
      <w:pPr>
        <w:rPr>
          <w:del w:id="79" w:author="Rob Maclachlan" w:date="2016-03-08T12:19:00Z"/>
        </w:rPr>
      </w:pPr>
    </w:p>
    <w:p w:rsidR="002E60AA" w:rsidRDefault="002E60AA" w:rsidP="002E60AA">
      <w:r>
        <w:t xml:space="preserve">There is more mass and strength than </w:t>
      </w:r>
      <w:del w:id="80" w:author="Rob Maclachlan" w:date="2016-03-08T12:44:00Z">
        <w:r w:rsidDel="00B119F6">
          <w:delText xml:space="preserve">really </w:delText>
        </w:r>
      </w:del>
      <w:r>
        <w:t xml:space="preserve">necessary in the back part of the housing tube, </w:t>
      </w:r>
      <w:del w:id="81" w:author="Rob Maclachlan" w:date="2016-03-08T12:45:00Z">
        <w:r w:rsidDel="00B119F6">
          <w:delText xml:space="preserve">and </w:delText>
        </w:r>
      </w:del>
      <w:del w:id="82" w:author="Rob Maclachlan" w:date="2016-03-08T12:44:00Z">
        <w:r w:rsidDel="00B119F6">
          <w:delText>this is not great for</w:delText>
        </w:r>
      </w:del>
      <w:del w:id="83" w:author="Rob Maclachlan" w:date="2016-03-08T12:45:00Z">
        <w:r w:rsidDel="00B119F6">
          <w:delText xml:space="preserve"> the</w:delText>
        </w:r>
      </w:del>
      <w:ins w:id="84" w:author="Rob Maclachlan" w:date="2016-03-08T12:45:00Z">
        <w:r w:rsidR="00B119F6">
          <w:t>which is undesirable for forward CG placement</w:t>
        </w:r>
      </w:ins>
      <w:del w:id="85" w:author="Rob Maclachlan" w:date="2016-03-08T12:46:00Z">
        <w:r w:rsidDel="00B119F6">
          <w:delText xml:space="preserve"> balance</w:delText>
        </w:r>
      </w:del>
      <w:r>
        <w:t xml:space="preserve">.  I think we stuck with a single part and a moderately thick wall for simplicity and ease of machining.  Mass is not desirable in the housing </w:t>
      </w:r>
      <w:del w:id="86" w:author="Rob Maclachlan" w:date="2016-03-08T12:40:00Z">
        <w:r w:rsidDel="00B119F6">
          <w:delText>back</w:delText>
        </w:r>
      </w:del>
      <w:ins w:id="87" w:author="Rob Maclachlan" w:date="2016-03-08T12:40:00Z">
        <w:r w:rsidR="00B119F6">
          <w:t>plug</w:t>
        </w:r>
      </w:ins>
      <w:r>
        <w:t>, so we made this out of plastic.</w:t>
      </w:r>
    </w:p>
    <w:p w:rsidR="002E60AA" w:rsidRDefault="002E60AA" w:rsidP="002E60AA"/>
    <w:p w:rsidR="002E60AA" w:rsidRDefault="002E60AA" w:rsidP="002E60AA">
      <w:r>
        <w:br w:type="page"/>
      </w:r>
    </w:p>
    <w:p w:rsidR="005E31AC" w:rsidRPr="005E31AC" w:rsidRDefault="005E31AC">
      <w:pPr>
        <w:rPr>
          <w:b/>
        </w:rPr>
      </w:pPr>
      <w:r w:rsidRPr="005E31AC">
        <w:rPr>
          <w:b/>
        </w:rPr>
        <w:lastRenderedPageBreak/>
        <w:t>Magnetic compatibility:</w:t>
      </w:r>
    </w:p>
    <w:p w:rsidR="005E31AC" w:rsidRDefault="005E31AC" w:rsidP="005E31AC">
      <w:r>
        <w:t>Currently we are using optical position sensing using LEDs mounted on the handpiece, but we are developing an AC electromagnetic tracker that we hope to be able to use in the future.</w:t>
      </w:r>
      <w:r w:rsidR="000E7A83">
        <w:t xml:space="preserve">  First, a question: </w:t>
      </w:r>
      <w:r w:rsidR="00B03154">
        <w:rPr>
          <w:b/>
        </w:rPr>
        <w:t>W</w:t>
      </w:r>
      <w:r w:rsidR="000E7A83" w:rsidRPr="000E7A83">
        <w:rPr>
          <w:b/>
        </w:rPr>
        <w:t xml:space="preserve">ould the NST magnetic position sensors suffer significant interference from </w:t>
      </w:r>
      <w:r w:rsidR="00B03154" w:rsidRPr="000E7A83">
        <w:rPr>
          <w:b/>
        </w:rPr>
        <w:t xml:space="preserve">20 </w:t>
      </w:r>
      <w:proofErr w:type="spellStart"/>
      <w:r w:rsidR="00B03154" w:rsidRPr="000E7A83">
        <w:rPr>
          <w:b/>
        </w:rPr>
        <w:t>uT</w:t>
      </w:r>
      <w:proofErr w:type="spellEnd"/>
      <w:r w:rsidR="00B03154">
        <w:t xml:space="preserve"> </w:t>
      </w:r>
      <w:r w:rsidR="00B03154" w:rsidRPr="00B03154">
        <w:rPr>
          <w:b/>
        </w:rPr>
        <w:t>(0.2 Gauss)</w:t>
      </w:r>
      <w:r w:rsidR="00B03154">
        <w:t xml:space="preserve"> </w:t>
      </w:r>
      <w:r w:rsidR="000E7A83">
        <w:rPr>
          <w:b/>
        </w:rPr>
        <w:t>AC magnetic field of</w:t>
      </w:r>
      <w:r w:rsidR="000E7A83" w:rsidRPr="000E7A83">
        <w:rPr>
          <w:b/>
        </w:rPr>
        <w:t xml:space="preserve"> </w:t>
      </w:r>
      <w:r w:rsidR="000E7A83">
        <w:t xml:space="preserve">modulated at from 100 Hz to 10 kHz?  This is less than typical earth field strength, </w:t>
      </w:r>
      <w:r w:rsidR="00B03154">
        <w:t>and the NST sensor is DC responding, so I have hopes this would be acceptable.</w:t>
      </w:r>
    </w:p>
    <w:p w:rsidR="00B03154" w:rsidRDefault="00B03154" w:rsidP="005E31AC">
      <w:r>
        <w:t>In order to minimize field distortion caused by components in the handpiece, it is desirable to:</w:t>
      </w:r>
    </w:p>
    <w:p w:rsidR="00B03154" w:rsidRDefault="004C26D7" w:rsidP="004C26D7">
      <w:pPr>
        <w:pStyle w:val="ListParagraph"/>
        <w:numPr>
          <w:ilvl w:val="0"/>
          <w:numId w:val="4"/>
        </w:numPr>
      </w:pPr>
      <w:r>
        <w:t xml:space="preserve">Avoid use of ferromagnetic materials, especially soft </w:t>
      </w:r>
      <w:proofErr w:type="spellStart"/>
      <w:r>
        <w:t>ferromagnets</w:t>
      </w:r>
      <w:proofErr w:type="spellEnd"/>
      <w:r>
        <w:t xml:space="preserve"> such as carbon steel.  </w:t>
      </w:r>
      <w:proofErr w:type="gramStart"/>
      <w:r>
        <w:t>high-</w:t>
      </w:r>
      <w:proofErr w:type="spellStart"/>
      <w:r>
        <w:t>coercivity</w:t>
      </w:r>
      <w:proofErr w:type="spellEnd"/>
      <w:proofErr w:type="gramEnd"/>
      <w:r>
        <w:t xml:space="preserve"> hard </w:t>
      </w:r>
      <w:proofErr w:type="spellStart"/>
      <w:r>
        <w:t>ferromagnets</w:t>
      </w:r>
      <w:proofErr w:type="spellEnd"/>
      <w:r>
        <w:t xml:space="preserve"> such as permanent magnets are a lesser problem, especially if the amount of material is small, such as in the NST sensor magnets.</w:t>
      </w:r>
      <w:r w:rsidR="00DF00B6">
        <w:t xml:space="preserve">  We understand that it may not be practical or desirable to change materials </w:t>
      </w:r>
      <w:r w:rsidR="00D54EC8">
        <w:t>in components such as the motor screw and nut.  I expect that with their relatively small size, these parts will not cause too much field distortion.</w:t>
      </w:r>
    </w:p>
    <w:p w:rsidR="004C26D7" w:rsidRDefault="004C26D7" w:rsidP="004C26D7">
      <w:pPr>
        <w:pStyle w:val="ListParagraph"/>
        <w:numPr>
          <w:ilvl w:val="0"/>
          <w:numId w:val="4"/>
        </w:numPr>
      </w:pPr>
      <w:r>
        <w:t xml:space="preserve">Choose low-conductivity metals such as 300 series stainless or titanium </w:t>
      </w:r>
      <w:del w:id="88" w:author="Rob Maclachlan" w:date="2016-03-08T14:57:00Z">
        <w:r w:rsidDel="0042118E">
          <w:delText xml:space="preserve">over </w:delText>
        </w:r>
      </w:del>
      <w:ins w:id="89" w:author="Rob Maclachlan" w:date="2016-03-08T14:57:00Z">
        <w:r w:rsidR="0042118E">
          <w:t>rather than</w:t>
        </w:r>
        <w:r w:rsidR="0042118E">
          <w:t xml:space="preserve"> </w:t>
        </w:r>
      </w:ins>
      <w:r>
        <w:t>high-conductivity metals such aluminum</w:t>
      </w:r>
      <w:r w:rsidR="00EE0AB9">
        <w:t xml:space="preserve"> or copper</w:t>
      </w:r>
      <w:r>
        <w:t xml:space="preserve">.  This minimizes strength of eddy currents induced by the </w:t>
      </w:r>
      <w:del w:id="90" w:author="Rob Maclachlan" w:date="2016-03-08T14:58:00Z">
        <w:r w:rsidDel="0042118E">
          <w:delText>source coil</w:delText>
        </w:r>
      </w:del>
      <w:ins w:id="91" w:author="Rob Maclachlan" w:date="2016-03-08T14:58:00Z">
        <w:r w:rsidR="0042118E">
          <w:t>tracker’s AC field</w:t>
        </w:r>
      </w:ins>
      <w:r>
        <w:t>.</w:t>
      </w:r>
      <w:r w:rsidR="00DF00B6">
        <w:t xml:space="preserve">  Interference is minimal if thickness of the part is less than one skin depth at 15 kHz (0.7mm for aluminum or 3.4 mm for 301 stainless).  Parts which are small in their maximum cross section are also less of a concern.</w:t>
      </w:r>
    </w:p>
    <w:p w:rsidR="0042118E" w:rsidRDefault="004C26D7" w:rsidP="004C26D7">
      <w:pPr>
        <w:pStyle w:val="ListParagraph"/>
        <w:numPr>
          <w:ilvl w:val="0"/>
          <w:numId w:val="4"/>
        </w:numPr>
        <w:rPr>
          <w:ins w:id="92" w:author="Rob Maclachlan" w:date="2016-03-08T14:59:00Z"/>
        </w:rPr>
      </w:pPr>
      <w:r>
        <w:t xml:space="preserve">It’s preferable to use non-conductive materials such as plastic wherever this is consistent with the </w:t>
      </w:r>
      <w:r w:rsidR="00EE0AB9">
        <w:t xml:space="preserve">requirements for </w:t>
      </w:r>
      <w:proofErr w:type="gramStart"/>
      <w:r w:rsidR="00EE0AB9">
        <w:t>mass,</w:t>
      </w:r>
      <w:proofErr w:type="gramEnd"/>
      <w:r w:rsidR="00EE0AB9">
        <w:t xml:space="preserve"> stiffness and weight distribution (see </w:t>
      </w:r>
      <w:r w:rsidR="00EE0AB9" w:rsidRPr="00EE0AB9">
        <w:rPr>
          <w:b/>
        </w:rPr>
        <w:t>Mass issues</w:t>
      </w:r>
      <w:r w:rsidR="00EE0AB9">
        <w:t>).</w:t>
      </w:r>
      <w:r w:rsidR="00D54EC8">
        <w:t xml:space="preserve">  Use of plastic would be attractive for the rear part of the housing, both for magnetic compatibility and handpiece balance.  </w:t>
      </w:r>
    </w:p>
    <w:p w:rsidR="004C26D7" w:rsidRDefault="00D54EC8" w:rsidP="004C26D7">
      <w:pPr>
        <w:pStyle w:val="ListParagraph"/>
        <w:numPr>
          <w:ilvl w:val="0"/>
          <w:numId w:val="4"/>
        </w:numPr>
        <w:rPr>
          <w:ins w:id="93" w:author="Rob Maclachlan" w:date="2016-03-08T14:49:00Z"/>
        </w:rPr>
      </w:pPr>
      <w:r>
        <w:t xml:space="preserve">We </w:t>
      </w:r>
      <w:del w:id="94" w:author="Rob Maclachlan" w:date="2016-03-08T14:59:00Z">
        <w:r w:rsidDel="0042118E">
          <w:delText>might wish to place the</w:delText>
        </w:r>
      </w:del>
      <w:ins w:id="95" w:author="Rob Maclachlan" w:date="2016-03-08T14:59:00Z">
        <w:r w:rsidR="0042118E">
          <w:t>expect we would place the tracker sensor</w:t>
        </w:r>
      </w:ins>
      <w:del w:id="96" w:author="Rob Maclachlan" w:date="2016-03-08T15:00:00Z">
        <w:r w:rsidDel="0042118E">
          <w:delText xml:space="preserve"> magnetic sensor</w:delText>
        </w:r>
      </w:del>
      <w:r>
        <w:t xml:space="preserve"> on or inside the rear end of the rear housing.</w:t>
      </w:r>
      <w:ins w:id="97" w:author="Rob Maclachlan" w:date="2016-03-08T15:00:00Z">
        <w:r w:rsidR="00EC2BF9">
          <w:t xml:space="preserve">  This will increase the distance from structural and mass components at the front of the handpiece.  This also would place the sensor closer to the motors and power wiring, so </w:t>
        </w:r>
      </w:ins>
    </w:p>
    <w:p w:rsidR="0042118E" w:rsidRDefault="0042118E" w:rsidP="004C26D7">
      <w:pPr>
        <w:pStyle w:val="ListParagraph"/>
        <w:numPr>
          <w:ilvl w:val="0"/>
          <w:numId w:val="4"/>
        </w:numPr>
      </w:pPr>
      <w:ins w:id="98" w:author="Rob Maclachlan" w:date="2016-03-08T14:49:00Z">
        <w:r>
          <w:t xml:space="preserve">Try to minimize the loop area of high current paths (the motor </w:t>
        </w:r>
      </w:ins>
      <w:ins w:id="99" w:author="Rob Maclachlan" w:date="2016-03-08T14:56:00Z">
        <w:r>
          <w:t xml:space="preserve">power </w:t>
        </w:r>
      </w:ins>
      <w:ins w:id="100" w:author="Rob Maclachlan" w:date="2016-03-08T14:49:00Z">
        <w:r>
          <w:t xml:space="preserve">supply and outputs from drivers).  The </w:t>
        </w:r>
      </w:ins>
      <w:ins w:id="101" w:author="Rob Maclachlan" w:date="2016-03-08T14:54:00Z">
        <w:r>
          <w:t>EM tracker</w:t>
        </w:r>
      </w:ins>
      <w:ins w:id="102" w:author="Rob Maclachlan" w:date="2016-03-08T14:49:00Z">
        <w:r>
          <w:t xml:space="preserve"> operates well below the motor resonance frequency, but current will also be varying at the position control loop update rate</w:t>
        </w:r>
      </w:ins>
      <w:ins w:id="103" w:author="Rob Maclachlan" w:date="2016-03-08T14:52:00Z">
        <w:r>
          <w:t xml:space="preserve"> (1-10 kHz)</w:t>
        </w:r>
      </w:ins>
      <w:ins w:id="104" w:author="Rob Maclachlan" w:date="2016-03-08T14:49:00Z">
        <w:r>
          <w:t xml:space="preserve">, which falls right within the </w:t>
        </w:r>
      </w:ins>
      <w:ins w:id="105" w:author="Rob Maclachlan" w:date="2016-03-08T14:54:00Z">
        <w:r>
          <w:t>operating</w:t>
        </w:r>
      </w:ins>
      <w:ins w:id="106" w:author="Rob Maclachlan" w:date="2016-03-08T14:49:00Z">
        <w:r>
          <w:t xml:space="preserve"> </w:t>
        </w:r>
      </w:ins>
      <w:ins w:id="107" w:author="Rob Maclachlan" w:date="2016-03-08T14:52:00Z">
        <w:r>
          <w:t>frequency range.</w:t>
        </w:r>
      </w:ins>
    </w:p>
    <w:p w:rsidR="00D54EC8" w:rsidRDefault="00D54EC8" w:rsidP="00D54EC8"/>
    <w:p w:rsidR="00F358AE" w:rsidRDefault="00F358AE">
      <w:pPr>
        <w:rPr>
          <w:ins w:id="108" w:author="Rob Maclachlan" w:date="2016-03-08T15:29:00Z"/>
        </w:rPr>
      </w:pPr>
      <w:ins w:id="109" w:author="Rob Maclachlan" w:date="2016-03-08T15:29:00Z">
        <w:r>
          <w:br w:type="page"/>
        </w:r>
      </w:ins>
    </w:p>
    <w:p w:rsidR="00F358AE" w:rsidRPr="00F358AE" w:rsidRDefault="00F358AE">
      <w:pPr>
        <w:rPr>
          <w:ins w:id="110" w:author="Rob Maclachlan" w:date="2016-03-08T15:29:00Z"/>
          <w:b/>
          <w:rPrChange w:id="111" w:author="Rob Maclachlan" w:date="2016-03-08T15:29:00Z">
            <w:rPr>
              <w:ins w:id="112" w:author="Rob Maclachlan" w:date="2016-03-08T15:29:00Z"/>
            </w:rPr>
          </w:rPrChange>
        </w:rPr>
      </w:pPr>
      <w:bookmarkStart w:id="113" w:name="_GoBack"/>
      <w:bookmarkEnd w:id="113"/>
      <w:ins w:id="114" w:author="Rob Maclachlan" w:date="2016-03-08T15:29:00Z">
        <w:r w:rsidRPr="00F358AE">
          <w:rPr>
            <w:b/>
            <w:rPrChange w:id="115" w:author="Rob Maclachlan" w:date="2016-03-08T15:29:00Z">
              <w:rPr/>
            </w:rPrChange>
          </w:rPr>
          <w:lastRenderedPageBreak/>
          <w:t>Position tracker LED mounting:</w:t>
        </w:r>
      </w:ins>
    </w:p>
    <w:p w:rsidR="00AA6D2F" w:rsidDel="00EC2BF9" w:rsidRDefault="00AA6D2F" w:rsidP="005E31AC">
      <w:pPr>
        <w:rPr>
          <w:del w:id="116" w:author="Rob Maclachlan" w:date="2016-03-08T15:04:00Z"/>
        </w:rPr>
      </w:pPr>
      <w:r>
        <w:br w:type="page"/>
      </w:r>
    </w:p>
    <w:p w:rsidR="0050686B" w:rsidRDefault="0050686B">
      <w:pPr>
        <w:rPr>
          <w:noProof/>
        </w:rPr>
      </w:pPr>
      <w:r>
        <w:rPr>
          <w:noProof/>
        </w:rPr>
        <w:t>Application tool moments and workspace definition:</w:t>
      </w:r>
      <w:r w:rsidR="00C50A33" w:rsidRPr="00C50A33">
        <w:rPr>
          <w:noProof/>
        </w:rPr>
        <w:t xml:space="preserve"> </w:t>
      </w:r>
    </w:p>
    <w:p w:rsidR="0050686B" w:rsidRDefault="00C50A33">
      <w:r>
        <w:rPr>
          <w:noProof/>
        </w:rPr>
        <mc:AlternateContent>
          <mc:Choice Requires="wps">
            <w:drawing>
              <wp:anchor distT="0" distB="0" distL="114300" distR="114300" simplePos="0" relativeHeight="251659264" behindDoc="0" locked="0" layoutInCell="1" allowOverlap="1" wp14:anchorId="4F581A18" wp14:editId="01EDEDEB">
                <wp:simplePos x="0" y="0"/>
                <wp:positionH relativeFrom="column">
                  <wp:posOffset>3587750</wp:posOffset>
                </wp:positionH>
                <wp:positionV relativeFrom="paragraph">
                  <wp:posOffset>-693420</wp:posOffset>
                </wp:positionV>
                <wp:extent cx="684530" cy="311785"/>
                <wp:effectExtent l="609600" t="0" r="20320" b="488315"/>
                <wp:wrapNone/>
                <wp:docPr id="56" name="Line Callout 1 56"/>
                <wp:cNvGraphicFramePr/>
                <a:graphic xmlns:a="http://schemas.openxmlformats.org/drawingml/2006/main">
                  <a:graphicData uri="http://schemas.microsoft.com/office/word/2010/wordprocessingShape">
                    <wps:wsp>
                      <wps:cNvSpPr/>
                      <wps:spPr>
                        <a:xfrm>
                          <a:off x="0" y="0"/>
                          <a:ext cx="684530" cy="311785"/>
                        </a:xfrm>
                        <a:prstGeom prst="borderCallout1">
                          <a:avLst>
                            <a:gd name="adj1" fmla="val 54683"/>
                            <a:gd name="adj2" fmla="val 1054"/>
                            <a:gd name="adj3" fmla="val 256959"/>
                            <a:gd name="adj4" fmla="val -8903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wps:txbx>
                      <wps:bodyPr rot="0" spcFirstLastPara="0" vert="horz" wrap="square" lIns="0" tIns="9144" rIns="0" bIns="9144" numCol="1" spcCol="0" rtlCol="0" fromWordArt="0" anchor="ctr" anchorCtr="0" forceAA="0" compatLnSpc="1">
                        <a:prstTxWarp prst="textNoShape">
                          <a:avLst/>
                        </a:prstTxWarp>
                        <a:noAutofit/>
                      </wps:bodyPr>
                    </wps:wsp>
                  </a:graphicData>
                </a:graphic>
              </wp:anchor>
            </w:drawing>
          </mc:Choice>
          <mc:Fallback>
            <w:pict>
              <v:shape id="Line Callout 1 56" o:spid="_x0000_s1038" type="#_x0000_t47" style="position:absolute;margin-left:282.5pt;margin-top:-54.6pt;width:53.9pt;height:2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" adj="-19232,55503,228,11812" fillcolor="#4f81bd [3204]" strokecolor="#243f60 [1604]" strokeweight="1pt">
                <v:textbox inset="0,.72pt,0,.72pt">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v:textbox>
                <o:callout v:ext="edit" minusy="t"/>
              </v:shape>
            </w:pict>
          </mc:Fallback>
        </mc:AlternateContent>
      </w:r>
      <w:r w:rsidR="0050686B">
        <w:rPr>
          <w:noProof/>
        </w:rPr>
        <mc:AlternateContent>
          <mc:Choice Requires="wpc">
            <w:drawing>
              <wp:inline distT="0" distB="0" distL="0" distR="0" wp14:anchorId="17F8EB6E" wp14:editId="436C904F">
                <wp:extent cx="6135030" cy="3582670"/>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Picture 50" descr="C:\Users\ram\Desktop\Micron CAD\Select tidbits\tool_moments.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2544" cy="3580818"/>
                          </a:xfrm>
                          <a:prstGeom prst="rect">
                            <a:avLst/>
                          </a:prstGeom>
                          <a:noFill/>
                          <a:ln>
                            <a:noFill/>
                          </a:ln>
                        </pic:spPr>
                      </pic:pic>
                      <wps:wsp>
                        <wps:cNvPr id="51" name="Line Callout 1 51"/>
                        <wps:cNvSpPr/>
                        <wps:spPr>
                          <a:xfrm>
                            <a:off x="4346957" y="389449"/>
                            <a:ext cx="685165" cy="311814"/>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2" name="Line Callout 1 52"/>
                        <wps:cNvSpPr/>
                        <wps:spPr>
                          <a:xfrm>
                            <a:off x="4632330" y="1394683"/>
                            <a:ext cx="684530" cy="311785"/>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3" name="Line Callout 1 53"/>
                        <wps:cNvSpPr/>
                        <wps:spPr>
                          <a:xfrm>
                            <a:off x="4774162" y="2194783"/>
                            <a:ext cx="683895" cy="311785"/>
                          </a:xfrm>
                          <a:prstGeom prst="borderCallout1">
                            <a:avLst>
                              <a:gd name="adj1" fmla="val 54683"/>
                              <a:gd name="adj2" fmla="val 1054"/>
                              <a:gd name="adj3" fmla="val -20649"/>
                              <a:gd name="adj4" fmla="val -22776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5" name="Can 55"/>
                        <wps:cNvSpPr/>
                        <wps:spPr>
                          <a:xfrm>
                            <a:off x="2816860" y="114523"/>
                            <a:ext cx="228600" cy="228600"/>
                          </a:xfrm>
                          <a:prstGeom prst="can">
                            <a:avLst/>
                          </a:prstGeom>
                          <a:solidFill>
                            <a:schemeClr val="accent1">
                              <a:alpha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rPr>
                                  <w:rFonts w:eastAsia="Times New Roman"/>
                                </w:rPr>
                              </w:pP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45" o:spid="_x0000_s1039" editas="canvas" style="width:483.05pt;height:282.1pt;mso-position-horizontal-relative:char;mso-position-vertical-relative:line" coordsize="61347,35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">
                <v:shape id="_x0000_s1040" type="#_x0000_t75" style="position:absolute;width:61347;height:35826;visibility:visible;mso-wrap-style:square">
                  <v:fill o:detectmouseclick="t"/>
                  <v:path o:connecttype="none"/>
                </v:shape>
                <v:shape id="Picture 50" o:spid="_x0000_s1041" type="#_x0000_t75" style="position:absolute;width:46325;height:35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RLTCAAAA2wAAAA8AAABkcnMvZG93bnJldi54bWxET89rwjAUvgv+D+ENdhGbOqZIZxQRBkMP&#10;w7rBentr3tqy5iU0se3+++UgePz4fm92o2lFT51vLCtYJCkI4tLqhisFH5fX+RqED8gaW8uk4I88&#10;7LbTyQYzbQc+U5+HSsQQ9hkqqENwmZS+rMmgT6wjjtyP7QyGCLtK6g6HGG5a+ZSmK2mw4dhQo6ND&#10;TeVvfjUK/PnzZN3zO1+LIgzUfLnv48wp9fgw7l9ABBrDXXxzv2kFy7g+fok/QG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T0S0wgAAANsAAAAPAAAAAAAAAAAAAAAAAJ8C&#10;AABkcnMvZG93bnJldi54bWxQSwUGAAAAAAQABAD3AAAAjgMAAAAA&#10;">
                  <v:imagedata r:id="rId11" o:title="tool_moments"/>
                </v:shape>
                <v:shape id="Line Callout 1 51" o:spid="_x0000_s1042" type="#_x0000_t47" style="position:absolute;left:43469;top:3894;width:6852;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FTUMQA&#10;AADbAAAADwAAAGRycy9kb3ducmV2LnhtbESPW2vCQBSE3wv+h+UIfaubWFokuhENUepbvYGPh+zJ&#10;BbNnQ3bV+O+7hUIfh5n5hlksB9OKO/WusawgnkQgiAurG64UnI6btxkI55E1tpZJwZMcLNPRywIT&#10;bR+8p/vBVyJA2CWooPa+S6R0RU0G3cR2xMErbW/QB9lXUvf4CHDTymkUfUqDDYeFGjvKaiquh5tR&#10;cDlv3799juU6d1UW69PufL3slHodD6s5CE+D/w//tb+0go8Y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hU1DEAAAA2wAAAA8AAAAAAAAAAAAAAAAAmAIAAGRycy9k&#10;b3ducmV2LnhtbFBLBQYAAAAABAAEAPUAAACJAwAAAAA=&#10;" adj="-44341,38094,228,11812" fillcolor="#4f81bd [3204]" strokecolor="#243f60 [1604]" strokeweight="1pt">
                  <v:textbox inset="0,.72pt,0,.72pt">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v:textbox>
                  <o:callout v:ext="edit" minusy="t"/>
                </v:shape>
                <v:shape id="Line Callout 1 52" o:spid="_x0000_s1043" type="#_x0000_t47" style="position:absolute;left:46323;top:13946;width:6845;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NJ8MA&#10;AADbAAAADwAAAGRycy9kb3ducmV2LnhtbESPQWvCQBSE70L/w/IEb7oxUimpq9ig0txaq+DxkX0m&#10;wezbkF1N/PeuUPA4zMw3zGLVm1rcqHWVZQXTSQSCOLe64kLB4W87/gDhPLLG2jIpuJOD1fJtsMBE&#10;245/6bb3hQgQdgkqKL1vEildXpJBN7ENcfDOtjXog2wLqVvsAtzUMo6iuTRYcVgosaG0pPyyvxoF&#10;p+Nu9uM3eP7auCKd6kN2vJwypUbDfv0JwlPvX+H/9rdW8B7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PNJ8MAAADbAAAADwAAAAAAAAAAAAAAAACYAgAAZHJzL2Rv&#10;d25yZXYueG1sUEsFBgAAAAAEAAQA9QAAAIgDAAAAAA==&#10;" adj="-44341,38094,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v:textbox>
                  <o:callout v:ext="edit" minusy="t"/>
                </v:shape>
                <v:shape id="Line Callout 1 53" o:spid="_x0000_s1044" type="#_x0000_t47" style="position:absolute;left:47741;top:21947;width:6839;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0vsIA&#10;AADbAAAADwAAAGRycy9kb3ducmV2LnhtbESP0YrCMBRE3wX/IVzBN01dUaQaRYUVH1ZYqx9wba5t&#10;aXNTmqh1v94ICz4OM3OGWaxaU4k7Na6wrGA0jEAQp1YXnCk4n74HMxDOI2usLJOCJzlYLbudBcba&#10;PvhI98RnIkDYxagg976OpXRpTgbd0NbEwbvaxqAPssmkbvAR4KaSX1E0lQYLDgs51rTNKS2Tm1Eg&#10;k800W5ez3e/5UF64/fsxW3RK9Xvteg7CU+s/4f/2XiuYjOH9Jf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MLS+wgAAANsAAAAPAAAAAAAAAAAAAAAAAJgCAABkcnMvZG93&#10;bnJldi54bWxQSwUGAAAAAAQABAD1AAAAhwMAAAAA&#10;" adj="-49196,-4460,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5" o:spid="_x0000_s1045" type="#_x0000_t22" style="position:absolute;left:28168;top:114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BK8QA&#10;AADbAAAADwAAAGRycy9kb3ducmV2LnhtbESP3WoCMRSE7wt9h3AKvRHNWlBkNYoI0qJQ6h94edgc&#10;N4vJybLJ6vr2plDo5TAz3zCzReesuFETKs8KhoMMBHHhdcWlguNh3Z+ACBFZo/VMCh4UYDF/fZlh&#10;rv2dd3Tbx1IkCIccFZgY61zKUBhyGAa+Jk7exTcOY5JNKXWD9wR3Vn5k2Vg6rDgtGKxpZai47lun&#10;4FKdLbfD82drTvaw2ba9H198K/X+1i2nICJ18T/81/7SCkYj+P2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gSvEAAAA2wAAAA8AAAAAAAAAAAAAAAAAmAIAAGRycy9k&#10;b3ducmV2LnhtbFBLBQYAAAAABAAEAPUAAACJAwAAAAA=&#10;" fillcolor="#4f81bd [3204]" strokecolor="#243f60 [1604]" strokeweight="1pt">
                  <v:fill opacity="52428f"/>
                  <v:textbox inset="0,.72pt,0,.72pt">
                    <w:txbxContent>
                      <w:p w:rsidR="00C50A33" w:rsidRDefault="00C50A33" w:rsidP="00C50A33">
                        <w:pPr>
                          <w:rPr>
                            <w:rFonts w:eastAsia="Times New Roman"/>
                          </w:rPr>
                        </w:pPr>
                      </w:p>
                    </w:txbxContent>
                  </v:textbox>
                </v:shape>
                <w10:anchorlock/>
              </v:group>
            </w:pict>
          </mc:Fallback>
        </mc:AlternateContent>
      </w:r>
    </w:p>
    <w:p w:rsidR="00C50A33" w:rsidRDefault="00C50A33">
      <w:r>
        <w:t xml:space="preserve">One requirement that we have used to design the manipulator is the scenario of “RCM motion”, where the RCM pivot on the tool shaft remains fixed as we move the tip throughout a cylindrical workspace.  </w:t>
      </w:r>
      <w:r w:rsidR="00D22430">
        <w:t xml:space="preserve">I don’t think we actually reliably achieved this with the current manipulator, but our goal was to get a 4x4mm </w:t>
      </w:r>
      <w:proofErr w:type="spellStart"/>
      <w:r w:rsidR="00D22430">
        <w:t>dia</w:t>
      </w:r>
      <w:proofErr w:type="spellEnd"/>
      <w:r w:rsidR="00D22430">
        <w:t xml:space="preserve"> tip workspace in RCM motion mode.   You can see with this particular tool, the moment from RCM to tip is 20mm, vs. 37mm from kinematic center to RCM.  So we need to translate nearly +/- 4mm in XY at the KC to achieve this RCM workspace.  That is, more like an 8mm </w:t>
      </w:r>
      <w:proofErr w:type="spellStart"/>
      <w:r w:rsidR="00D22430">
        <w:t>dia</w:t>
      </w:r>
      <w:proofErr w:type="spellEnd"/>
      <w:r w:rsidR="00D22430">
        <w:t xml:space="preserve"> X 4mm height KC workspace.</w:t>
      </w:r>
    </w:p>
    <w:p w:rsidR="00D22430" w:rsidRDefault="00D22430">
      <w:r>
        <w:br w:type="page"/>
      </w:r>
    </w:p>
    <w:p w:rsidR="0050686B" w:rsidDel="00EC2BF9" w:rsidRDefault="0050686B" w:rsidP="00C50A33">
      <w:pPr>
        <w:rPr>
          <w:del w:id="117" w:author="Rob Maclachlan" w:date="2016-03-08T15:04:00Z"/>
        </w:rPr>
      </w:pPr>
    </w:p>
    <w:p w:rsidR="003F0159" w:rsidRPr="00EC2BF9" w:rsidRDefault="0050686B">
      <w:pPr>
        <w:rPr>
          <w:b/>
          <w:rPrChange w:id="118" w:author="Rob Maclachlan" w:date="2016-03-08T15:03:00Z">
            <w:rPr/>
          </w:rPrChange>
        </w:rPr>
      </w:pPr>
      <w:r w:rsidRPr="00EC2BF9">
        <w:rPr>
          <w:b/>
          <w:rPrChange w:id="119" w:author="Rob Maclachlan" w:date="2016-03-08T15:03:00Z">
            <w:rPr/>
          </w:rPrChange>
        </w:rPr>
        <w:t xml:space="preserve">Workspace definition: </w:t>
      </w:r>
    </w:p>
    <w:p w:rsidR="00FE0E73" w:rsidRDefault="003F0159">
      <w:r>
        <w:rPr>
          <w:noProof/>
        </w:rPr>
        <mc:AlternateContent>
          <mc:Choice Requires="wpc">
            <w:drawing>
              <wp:inline distT="0" distB="0" distL="0" distR="0" wp14:anchorId="6F4A9296" wp14:editId="1AE66C58">
                <wp:extent cx="5749397" cy="3294632"/>
                <wp:effectExtent l="0" t="0" r="22860" b="2032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2"/>
                          </a:solidFill>
                        </a:ln>
                      </wpc:whole>
                      <wps:wsp>
                        <wps:cNvPr id="32" name="Can 32"/>
                        <wps:cNvSpPr/>
                        <wps:spPr>
                          <a:xfrm rot="5400000">
                            <a:off x="3416881" y="1479720"/>
                            <a:ext cx="685800" cy="178962"/>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29" name="Can 29"/>
                        <wps:cNvSpPr/>
                        <wps:spPr>
                          <a:xfrm rot="5400000">
                            <a:off x="389890" y="1226578"/>
                            <a:ext cx="685800" cy="685800"/>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0" name="Rectangle 30"/>
                        <wps:cNvSpPr/>
                        <wps:spPr>
                          <a:xfrm>
                            <a:off x="772160" y="195358"/>
                            <a:ext cx="115570" cy="2729230"/>
                          </a:xfrm>
                          <a:prstGeom prst="rect">
                            <a:avLst/>
                          </a:prstGeom>
                          <a:solidFill>
                            <a:schemeClr val="tx1">
                              <a:lumMod val="65000"/>
                              <a:lumOff val="35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1" name="Straight Connector 31"/>
                        <wps:cNvCnPr/>
                        <wps:spPr>
                          <a:xfrm>
                            <a:off x="709930" y="1555477"/>
                            <a:ext cx="4784090" cy="8889"/>
                          </a:xfrm>
                          <a:prstGeom prst="line">
                            <a:avLst/>
                          </a:prstGeom>
                          <a:ln w="25400">
                            <a:solidFill>
                              <a:schemeClr val="accent3">
                                <a:lumMod val="75000"/>
                              </a:schemeClr>
                            </a:solidFill>
                            <a:headEnd type="oval"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33" name="Line Callout 1 33"/>
                        <wps:cNvSpPr/>
                        <wps:spPr>
                          <a:xfrm>
                            <a:off x="1395730" y="203903"/>
                            <a:ext cx="685800" cy="160020"/>
                          </a:xfrm>
                          <a:prstGeom prst="borderCallout1">
                            <a:avLst>
                              <a:gd name="adj1" fmla="val 97215"/>
                              <a:gd name="adj2" fmla="val -953"/>
                              <a:gd name="adj3" fmla="val 234378"/>
                              <a:gd name="adj4" fmla="val -6770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0" name="Line Callout 1 40"/>
                        <wps:cNvSpPr/>
                        <wps:spPr>
                          <a:xfrm>
                            <a:off x="1440180" y="2293590"/>
                            <a:ext cx="1044998" cy="630507"/>
                          </a:xfrm>
                          <a:prstGeom prst="borderCallout1">
                            <a:avLst>
                              <a:gd name="adj1" fmla="val -1310"/>
                              <a:gd name="adj2" fmla="val -323"/>
                              <a:gd name="adj3" fmla="val -75380"/>
                              <a:gd name="adj4" fmla="val -37352"/>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1" name="Line Callout 1 41"/>
                        <wps:cNvSpPr/>
                        <wps:spPr>
                          <a:xfrm>
                            <a:off x="3680460" y="2434014"/>
                            <a:ext cx="1133053" cy="730827"/>
                          </a:xfrm>
                          <a:prstGeom prst="borderCallout1">
                            <a:avLst>
                              <a:gd name="adj1" fmla="val -2822"/>
                              <a:gd name="adj2" fmla="val 49794"/>
                              <a:gd name="adj3" fmla="val -81188"/>
                              <a:gd name="adj4" fmla="val 127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3" name="Straight Arrow Connector 43"/>
                        <wps:cNvCnPr/>
                        <wps:spPr>
                          <a:xfrm>
                            <a:off x="675640" y="1395223"/>
                            <a:ext cx="311277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Line Callout 1 44"/>
                        <wps:cNvSpPr/>
                        <wps:spPr>
                          <a:xfrm>
                            <a:off x="3183415" y="369333"/>
                            <a:ext cx="1044575" cy="629920"/>
                          </a:xfrm>
                          <a:prstGeom prst="borderCallout1">
                            <a:avLst>
                              <a:gd name="adj1" fmla="val 101730"/>
                              <a:gd name="adj2" fmla="val -991"/>
                              <a:gd name="adj3" fmla="val 155065"/>
                              <a:gd name="adj4" fmla="val -1463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7" o:spid="_x0000_s1046" editas="canvas" style="width:452.7pt;height:259.4pt;mso-position-horizontal-relative:char;mso-position-vertical-relative:line" coordsize="57492,3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">
                <v:shape id="_x0000_s1047" type="#_x0000_t75" style="position:absolute;width:57492;height:32943;visibility:visible;mso-wrap-style:square" stroked="t" strokecolor="#1f497d [3215]">
                  <v:fill o:detectmouseclick="t"/>
                  <v:path o:connecttype="none"/>
                </v:shape>
                <v:shape id="Can 32" o:spid="_x0000_s1048" type="#_x0000_t22" style="position:absolute;left:34169;top:14797;width:6858;height:17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NScIA&#10;AADbAAAADwAAAGRycy9kb3ducmV2LnhtbESPQWsCMRSE74X+h/AKvdVEhbLdGkUEsb0UXO39NXnd&#10;LN28LJuou/++EQSPw8x8wyxWg2/FmfrYBNYwnSgQxCbYhmsNx8P2pQARE7LFNjBpGCnCavn4sMDS&#10;hgvv6VylWmQIxxI1uJS6UspoHHmMk9ARZ+839B5Tln0tbY+XDPetnCn1Kj02nBccdrRxZP6qk9dQ&#10;mM+xUOrLM5n5T+F2tvoe37R+fhrW7yASDekevrU/rIb5DK5f8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s1JwgAAANsAAAAPAAAAAAAAAAAAAAAAAJgCAABkcnMvZG93&#10;bnJldi54bWxQSwUGAAAAAAQABAD1AAAAhwMAAAAA&#10;" fillcolor="#4f81bd [3204]" strokecolor="#243f60 [1604]" strokeweight="1pt">
                  <v:textbox inset="0,.72pt,0,.72pt"/>
                </v:shape>
                <v:shape id="Can 29" o:spid="_x0000_s1049" type="#_x0000_t22" style="position:absolute;left:3898;top:12265;width:6858;height:68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J5cIA&#10;AADbAAAADwAAAGRycy9kb3ducmV2LnhtbESPQWsCMRSE7wX/Q3iCt5qoUNatUYog2kuh23p/Jq+b&#10;pZuXZRN19983hUKPw8x8w2x2g2/FjfrYBNawmCsQxCbYhmsNnx+HxwJETMgW28CkYaQIu+3kYYOl&#10;DXd+p1uVapEhHEvU4FLqSimjceQxzkNHnL2v0HtMWfa1tD3eM9y3cqnUk/TYcF5w2NHekfmurl5D&#10;YV7HQqk3z2RWl8IdbXUe11rPpsPLM4hEQ/oP/7VPVsNyDb9f8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8nlwgAAANsAAAAPAAAAAAAAAAAAAAAAAJgCAABkcnMvZG93&#10;bnJldi54bWxQSwUGAAAAAAQABAD1AAAAhwMAAAAA&#10;" fillcolor="#4f81bd [3204]" strokecolor="#243f60 [1604]" strokeweight="1pt">
                  <v:textbox inset="0,.72pt,0,.72pt"/>
                </v:shape>
                <v:rect id="Rectangle 30" o:spid="_x0000_s1050" style="position:absolute;left:7721;top:1953;width:1156;height:27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9lcEA&#10;AADbAAAADwAAAGRycy9kb3ducmV2LnhtbERPy4rCMBTdD/gP4QpuBk19IFqN4hQG3ChjR3B7aW4f&#10;2NyUJmM7f28WgsvDeW/3vanFg1pXWVYwnUQgiDOrKy4UXH+/xysQziNrrC2Tgn9ysN8NPrYYa9vx&#10;hR6pL0QIYRejgtL7JpbSZSUZdBPbEAcut61BH2BbSN1iF8JNLWdRtJQGKw4NJTaUlJTd0z+j4Oe8&#10;/LqsXd3dpkWKeb5Ius9TotRo2B82IDz1/i1+uY9awTysD1/CD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PZXBAAAA2wAAAA8AAAAAAAAAAAAAAAAAmAIAAGRycy9kb3du&#10;cmV2LnhtbFBLBQYAAAAABAAEAPUAAACGAwAAAAA=&#10;" fillcolor="#5a5a5a [2109]" strokecolor="#243f60 [1604]" strokeweight="1pt">
                  <v:textbox inset="0,.72pt,0,.72pt"/>
                </v:rect>
                <v:line id="Straight Connector 31" o:spid="_x0000_s1051" style="position:absolute;visibility:visible;mso-wrap-style:square" from="7099,15554" to="54940,1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uPsQAAADbAAAADwAAAGRycy9kb3ducmV2LnhtbESPQWvCQBSE7wX/w/IKXkrdaKHY1FVE&#10;EHvSGu39kX1N0ua9XbNbTf+9Wyh4HGbmG2a26LlVZ+pC48TAeJSBIimdbaQycDysH6egQkSx2Doh&#10;A78UYDEf3M0wt+4iezoXsVIJIiFHA3WMPtc6lDUxhpHzJMn7dB1jTLKrtO3wkuDc6kmWPWvGRtJC&#10;jZ5WNZXfxQ8b8BlXLzvef50O7xvPxfbhoy23xgzv++UrqEh9vIX/22/WwNMY/r6kH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W4+xAAAANsAAAAPAAAAAAAAAAAA&#10;AAAAAKECAABkcnMvZG93bnJldi54bWxQSwUGAAAAAAQABAD5AAAAkgMAAAAA&#10;" strokecolor="#76923c [2406]" strokeweight="2pt">
                  <v:stroke startarrow="oval" startarrowwidth="wide" endarrowwidth="wide"/>
                </v:line>
                <v:shape id="Line Callout 1 33" o:spid="_x0000_s1052" type="#_x0000_t47" style="position:absolute;left:13957;top:2039;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shcMA&#10;AADbAAAADwAAAGRycy9kb3ducmV2LnhtbESPT4vCMBTE74LfITzBm6brP5ZuU1FB8CKi7mGPj+bZ&#10;lG1eSpNq/fZmYcHjMDO/YbJ1b2txp9ZXjhV8TBMQxIXTFZcKvq/7yScIH5A11o5JwZM8rPPhIMNU&#10;uwef6X4JpYgQ9ikqMCE0qZS+MGTRT11DHL2bay2GKNtS6hYfEW5rOUuSlbRYcVww2NDOUPF76ayC&#10;09H1HXazhVxudLO/LbbX7Y9RajzqN18gAvXhHf5vH7SC+Rz+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lshcMAAADbAAAADwAAAAAAAAAAAAAAAACYAgAAZHJzL2Rv&#10;d25yZXYueG1sUEsFBgAAAAAEAAQA9QAAAIgDAAAAAA==&#10;" adj="-14624,50626,-206,20998" fillcolor="#4f81bd [3204]" strokecolor="#243f60 [1604]" strokeweight="1pt">
                  <v:textbox inset="0,.72pt,0,.72pt">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v:textbox>
                  <o:callout v:ext="edit" minusy="t"/>
                </v:shape>
                <v:shape id="Line Callout 1 40" o:spid="_x0000_s1053" type="#_x0000_t47" style="position:absolute;left:14401;top:22935;width:10450;height:6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QhL8A&#10;AADbAAAADwAAAGRycy9kb3ducmV2LnhtbERPz2vCMBS+C/sfwhvsIppaRKQaRYXB2M06mMfX5pkW&#10;m5eSZLX7781hsOPH93u7H20nBvKhdaxgMc9AENdOt2wUfF3eZ2sQISJr7ByTgl8KsN+9TLZYaPfg&#10;Mw1lNCKFcChQQRNjX0gZ6oYshrnriRN3c95iTNAbqT0+UrjtZJ5lK2mx5dTQYE+nhup7+WMVVOUx&#10;XP2Anznl/nsaK7M83YxSb6/jYQMi0hj/xX/uD61gmdanL+kHy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hCEvwAAANsAAAAPAAAAAAAAAAAAAAAAAJgCAABkcnMvZG93bnJl&#10;di54bWxQSwUGAAAAAAQABAD1AAAAhAMAAAAA&#10;" adj="-8068,-16282,-70,-283"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v:textbox>
                </v:shape>
                <v:shape id="Line Callout 1 41" o:spid="_x0000_s1054" type="#_x0000_t47" style="position:absolute;left:36804;top:24340;width:11331;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MSMQA&#10;AADbAAAADwAAAGRycy9kb3ducmV2LnhtbESPQWvCQBSE7wX/w/KE3urGthSJriIFsZRe1FI9PrPP&#10;JJh9G3ZfTfrvXUHocZiZb5jZoneNulCItWcD41EGirjwtubSwPdu9TQBFQXZYuOZDPxRhMV88DDD&#10;3PqON3TZSqkShGOOBiqRNtc6FhU5jCPfEifv5INDSTKU2gbsEtw1+jnL3rTDmtNChS29V1Sct7/O&#10;wCqESdYdfmR5kv36c39c6y96MeZx2C+noIR6+Q/f2x/WwOsYbl/SD9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zEjEAAAA2wAAAA8AAAAAAAAAAAAAAAAAmAIAAGRycy9k&#10;b3ducmV2LnhtbFBLBQYAAAAABAAEAPUAAACJAwAAAAA=&#10;" adj="2757,-17537,10756,-610"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v:textbox>
                </v:shape>
                <v:shapetype id="_x0000_t32" coordsize="21600,21600" o:spt="32" o:oned="t" path="m,l21600,21600e" filled="f">
                  <v:path arrowok="t" fillok="f" o:connecttype="none"/>
                  <o:lock v:ext="edit" shapetype="t"/>
                </v:shapetype>
                <v:shape id="Straight Arrow Connector 43" o:spid="_x0000_s1055" type="#_x0000_t32" style="position:absolute;left:6756;top:13952;width:31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uzcUAAADbAAAADwAAAGRycy9kb3ducmV2LnhtbESPQWvCQBSE74X+h+UVequbaq0SXaVK&#10;Cz1YoVEQb4/sMwlm3y7ZNYn/visIPQ4z8w0zX/amFi01vrKs4HWQgCDOra64ULDffb1MQfiArLG2&#10;TAqu5GG5eHyYY6ptx7/UZqEQEcI+RQVlCC6V0uclGfQD64ijd7KNwRBlU0jdYBfhppbDJHmXBiuO&#10;CyU6WpeUn7OLUfD5c51uJ5vt+TB2tctW+ji5aKfU81P/MQMRqA//4Xv7Wyt4G8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xuzcUAAADbAAAADwAAAAAAAAAA&#10;AAAAAAChAgAAZHJzL2Rvd25yZXYueG1sUEsFBgAAAAAEAAQA+QAAAJMDAAAAAA==&#10;" strokecolor="black [3213]" strokeweight="1pt">
                  <v:stroke startarrow="block" endarrow="block"/>
                </v:shape>
                <v:shape id="Line Callout 1 44" o:spid="_x0000_s1056" type="#_x0000_t47" style="position:absolute;left:31834;top:3693;width:10445;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Z2cEA&#10;AADbAAAADwAAAGRycy9kb3ducmV2LnhtbESPQYvCMBSE74L/ITzBm6aKiFTTIiuK7kWsyl4fzdu2&#10;bPNSmqj1328EweMwM98wq7QztbhT6yrLCibjCARxbnXFhYLLeTtagHAeWWNtmRQ8yUGa9HsrjLV9&#10;8InumS9EgLCLUUHpfRNL6fKSDLqxbYiD92tbgz7ItpC6xUeAm1pOo2guDVYcFkps6Kuk/C+7GQXF&#10;d3M+XHm/+akzbbLFcSfXfqfUcNCtlyA8df4Tfrf3WsFsBq8v4Qf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ZWdnBAAAA2wAAAA8AAAAAAAAAAAAAAAAAmAIAAGRycy9kb3du&#10;cmV2LnhtbFBLBQYAAAAABAAEAPUAAACGAwAAAAA=&#10;" adj="-3161,33494,-214,21974" fillcolor="#4f81bd [3204]" strokecolor="#243f60 [1604]" strokeweight="1pt">
                  <v:textbox inset="0,.72pt,0,.72pt">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v:textbox>
                  <o:callout v:ext="edit" minusy="t"/>
                </v:shape>
                <w10:anchorlock/>
              </v:group>
            </w:pict>
          </mc:Fallback>
        </mc:AlternateContent>
      </w:r>
    </w:p>
    <w:p w:rsidR="00FE0E73" w:rsidRDefault="00FE0E73">
      <w:r>
        <w:t>This is the model of the manipulator workspace that I use in the kinematic code for the current manipulator.  Advantages of this model are:</w:t>
      </w:r>
    </w:p>
    <w:p w:rsidR="00FE0E73" w:rsidRDefault="00FE0E73" w:rsidP="00FE0E73">
      <w:pPr>
        <w:pStyle w:val="ListParagraph"/>
        <w:numPr>
          <w:ilvl w:val="0"/>
          <w:numId w:val="2"/>
        </w:numPr>
      </w:pPr>
      <w:r>
        <w:t>Does not depend on tool length, which is variable.</w:t>
      </w:r>
    </w:p>
    <w:p w:rsidR="00FE0E73" w:rsidRDefault="00FE0E73" w:rsidP="00FE0E73">
      <w:pPr>
        <w:pStyle w:val="ListParagraph"/>
        <w:numPr>
          <w:ilvl w:val="0"/>
          <w:numId w:val="2"/>
        </w:numPr>
      </w:pPr>
      <w:r>
        <w:t>Does not depend on the RCM motion model, which even when we are trying to do RCM motion does not fully describe what we are actually doing to implement the commanded motion + stabilization.</w:t>
      </w:r>
    </w:p>
    <w:p w:rsidR="00FE0E73" w:rsidRDefault="00FE0E73" w:rsidP="00FE0E73">
      <w:pPr>
        <w:pStyle w:val="ListParagraph"/>
        <w:numPr>
          <w:ilvl w:val="0"/>
          <w:numId w:val="2"/>
        </w:numPr>
      </w:pPr>
      <w:r>
        <w:t>More accurately represents the true mechanical constraint.  Think of the constraint circle as representing the front opening in the handle.</w:t>
      </w:r>
    </w:p>
    <w:p w:rsidR="00FE0E73" w:rsidRDefault="00FE0E73" w:rsidP="00FE0E73">
      <w:r>
        <w:t>I can tune these parameters to represent a good approximation of whatever the manipulator/housing combination supports.  It’s easy to see that with these particular parameters and the tip/</w:t>
      </w:r>
      <w:proofErr w:type="spellStart"/>
      <w:r>
        <w:t>rcm</w:t>
      </w:r>
      <w:proofErr w:type="spellEnd"/>
      <w:r>
        <w:t xml:space="preserve"> positions in the previous drawing, we </w:t>
      </w:r>
      <w:r>
        <w:rPr>
          <w:i/>
        </w:rPr>
        <w:t>can’t</w:t>
      </w:r>
      <w:r>
        <w:t xml:space="preserve"> reach a 4x4mm tip workspace volume using RCM motion (though we can do so without the RCM constraint).  I’m not sure that </w:t>
      </w:r>
      <w:proofErr w:type="spellStart"/>
      <w:r>
        <w:t>Sungwook</w:t>
      </w:r>
      <w:proofErr w:type="spellEnd"/>
      <w:r>
        <w:t xml:space="preserve"> was even trying to do that with this manipulator version.  </w:t>
      </w:r>
      <w:proofErr w:type="gramStart"/>
      <w:r>
        <w:t>Maybe 2x2?</w:t>
      </w:r>
      <w:proofErr w:type="gramEnd"/>
    </w:p>
    <w:p w:rsidR="00FE0E73" w:rsidRDefault="00FE0E73" w:rsidP="00FE0E73"/>
    <w:p w:rsidR="00FE0E73" w:rsidRPr="00FE0E73" w:rsidRDefault="00FE0E73" w:rsidP="00FE0E73"/>
    <w:p w:rsidR="00EE0AB9" w:rsidRDefault="00EE0AB9">
      <w:r>
        <w:br w:type="page"/>
      </w:r>
    </w:p>
    <w:p w:rsidR="00E7066E" w:rsidRPr="00D54EC8" w:rsidRDefault="00E7066E">
      <w:pPr>
        <w:rPr>
          <w:b/>
        </w:rPr>
      </w:pPr>
      <w:r w:rsidRPr="00D54EC8">
        <w:rPr>
          <w:b/>
        </w:rPr>
        <w:lastRenderedPageBreak/>
        <w:t>Baseplate:</w:t>
      </w:r>
    </w:p>
    <w:p w:rsidR="00E7066E" w:rsidRDefault="00E7066E">
      <w:r>
        <w:t xml:space="preserve">See </w:t>
      </w:r>
      <w:r w:rsidR="00786158">
        <w:t>SWYANG\020813\</w:t>
      </w:r>
      <w:r w:rsidRPr="00E7066E">
        <w:t>Drawings</w:t>
      </w:r>
      <w:r>
        <w:t>\</w:t>
      </w:r>
      <w:proofErr w:type="spellStart"/>
      <w:r>
        <w:t>Micron_New_Rev_</w:t>
      </w:r>
      <w:proofErr w:type="gramStart"/>
      <w:r>
        <w:t>Base.dwg</w:t>
      </w:r>
      <w:proofErr w:type="spellEnd"/>
      <w:r w:rsidR="00786158">
        <w:t xml:space="preserve">  (</w:t>
      </w:r>
      <w:proofErr w:type="gramEnd"/>
      <w:r w:rsidR="00786158">
        <w:t>second page in DWG has more dimensions)</w:t>
      </w:r>
    </w:p>
    <w:p w:rsidR="00E7066E" w:rsidRDefault="00DA31C5">
      <w:r>
        <w:rPr>
          <w:noProof/>
        </w:rPr>
        <mc:AlternateContent>
          <mc:Choice Requires="wpc">
            <w:drawing>
              <wp:inline distT="0" distB="0" distL="0" distR="0" wp14:anchorId="67C83120" wp14:editId="06117B9C">
                <wp:extent cx="5646944" cy="4470439"/>
                <wp:effectExtent l="0" t="0" r="0" b="635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descr="C:\Users\ram\Desktop\Micron CAD\baseplate.png"/>
                          <pic:cNvPicPr preferRelativeResize="0">
                            <a:picLocks noChangeAspect="1"/>
                          </pic:cNvPicPr>
                        </pic:nvPicPr>
                        <pic:blipFill rotWithShape="1">
                          <a:blip r:embed="rId12">
                            <a:extLst>
                              <a:ext uri="{28A0092B-C50C-407E-A947-70E740481C1C}">
                                <a14:useLocalDpi xmlns:a14="http://schemas.microsoft.com/office/drawing/2010/main" val="0"/>
                              </a:ext>
                            </a:extLst>
                          </a:blip>
                          <a:srcRect t="1" r="4656" b="2029"/>
                          <a:stretch/>
                        </pic:blipFill>
                        <pic:spPr bwMode="auto">
                          <a:xfrm>
                            <a:off x="0" y="5749"/>
                            <a:ext cx="5613123" cy="4461549"/>
                          </a:xfrm>
                          <a:prstGeom prst="rect">
                            <a:avLst/>
                          </a:prstGeom>
                          <a:noFill/>
                          <a:ln>
                            <a:noFill/>
                          </a:ln>
                        </pic:spPr>
                      </pic:pic>
                      <wps:wsp>
                        <wps:cNvPr id="20" name="Line Callout 1 20"/>
                        <wps:cNvSpPr/>
                        <wps:spPr>
                          <a:xfrm>
                            <a:off x="3520130" y="331550"/>
                            <a:ext cx="685800" cy="271739"/>
                          </a:xfrm>
                          <a:prstGeom prst="borderCallout1">
                            <a:avLst>
                              <a:gd name="adj1" fmla="val 57163"/>
                              <a:gd name="adj2" fmla="val 103829"/>
                              <a:gd name="adj3" fmla="val 231563"/>
                              <a:gd name="adj4" fmla="val 194771"/>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1" name="Line Callout 1 21"/>
                        <wps:cNvSpPr/>
                        <wps:spPr>
                          <a:xfrm>
                            <a:off x="4343327" y="1510082"/>
                            <a:ext cx="835752" cy="271145"/>
                          </a:xfrm>
                          <a:prstGeom prst="borderCallout1">
                            <a:avLst>
                              <a:gd name="adj1" fmla="val 103490"/>
                              <a:gd name="adj2" fmla="val 52579"/>
                              <a:gd name="adj3" fmla="val 239252"/>
                              <a:gd name="adj4" fmla="val 58378"/>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2" name="Line Callout 1 22"/>
                        <wps:cNvSpPr/>
                        <wps:spPr>
                          <a:xfrm>
                            <a:off x="3659039" y="2976913"/>
                            <a:ext cx="1070441" cy="271145"/>
                          </a:xfrm>
                          <a:prstGeom prst="borderCallout1">
                            <a:avLst>
                              <a:gd name="adj1" fmla="val -9780"/>
                              <a:gd name="adj2" fmla="val 67271"/>
                              <a:gd name="adj3" fmla="val -195801"/>
                              <a:gd name="adj4" fmla="val 10159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3" name="Line Callout 1 23"/>
                        <wps:cNvSpPr/>
                        <wps:spPr>
                          <a:xfrm>
                            <a:off x="2924014" y="2223394"/>
                            <a:ext cx="1209836" cy="611265"/>
                          </a:xfrm>
                          <a:prstGeom prst="borderCallout1">
                            <a:avLst>
                              <a:gd name="adj1" fmla="val 487"/>
                              <a:gd name="adj2" fmla="val 98597"/>
                              <a:gd name="adj3" fmla="val -42396"/>
                              <a:gd name="adj4" fmla="val 12884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16" o:spid="_x0000_s1057" editas="canvas" style="width:444.65pt;height:352pt;mso-position-horizontal-relative:char;mso-position-vertical-relative:line" coordsize="56464,4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">
                <v:shape id="_x0000_s1058" type="#_x0000_t75" style="position:absolute;width:56464;height:44704;visibility:visible;mso-wrap-style:square">
                  <v:fill o:detectmouseclick="t"/>
                  <v:path o:connecttype="none"/>
                </v:shape>
                <v:shape id="Picture 19" o:spid="_x0000_s1059" type="#_x0000_t75" style="position:absolute;top:57;width:56131;height:446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5unCAAAA2wAAAA8AAABkcnMvZG93bnJldi54bWxET8lqwzAQvQf6D2IKvYRGrg9O6kQOIbQQ&#10;emoW2utgTSxja2QsxXb+vioUepvHW2eznWwrBup97VjByyIBQVw6XXOl4HJ+f16B8AFZY+uYFNzJ&#10;w7Z4mG0w127kIw2nUIkYwj5HBSaELpfSl4Ys+oXriCN3db3FEGFfSd3jGMNtK9MkyaTFmmODwY72&#10;hsrmdLMK3m7nbNkM9itdfX9mU22zML98KPX0OO3WIAJN4V/85z7oOP8Vfn+JB8j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aebpwgAAANsAAAAPAAAAAAAAAAAAAAAAAJ8C&#10;AABkcnMvZG93bnJldi54bWxQSwUGAAAAAAQABAD3AAAAjgMAAAAA&#10;">
                  <v:imagedata r:id="rId13" o:title="baseplate" croptop="1f" cropbottom="1330f" cropright="3051f"/>
                  <v:path arrowok="t"/>
                </v:shape>
                <v:shape id="Line Callout 1 20" o:spid="_x0000_s1060" type="#_x0000_t47" style="position:absolute;left:35201;top:3315;width:6858;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uE2MEA&#10;AADbAAAADwAAAGRycy9kb3ducmV2LnhtbERP3WrCMBS+H+wdwhl4t6ZzoKUzigyEFS/GWh/g0Jw1&#10;xeakSzJbffrlQtjlx/e/2c12EBfyoXes4CXLQRC3TvfcKTg1h+cCRIjIGgfHpOBKAXbbx4cNltpN&#10;/EWXOnYihXAoUYGJcSylDK0hiyFzI3Hivp23GBP0ndQepxRuB7nM85W02HNqMDjSu6H2XP9aBVW8&#10;Fa+f6+ZY+7Wu/E9z0GgGpRZP8/4NRKQ5/ovv7g+tYJnWpy/pB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bhNjBAAAA2wAAAA8AAAAAAAAAAAAAAAAAmAIAAGRycy9kb3du&#10;cmV2LnhtbFBLBQYAAAAABAAEAPUAAACGAwAAAAA=&#10;" adj="42071,50018,22427,12347"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v:textbox>
                  <o:callout v:ext="edit" minusx="t" minusy="t"/>
                </v:shape>
                <v:shape id="Line Callout 1 21" o:spid="_x0000_s1061" type="#_x0000_t47" style="position:absolute;left:43433;top:15100;width:8357;height:2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gVuMMA&#10;AADbAAAADwAAAGRycy9kb3ducmV2LnhtbESPT2sCMRTE7wW/Q3hCL0WzCoqsG0UsLYInt714e2ze&#10;/mE3L0uSuum3bwqFHoeZ+Q1THKMZxIOc7ywrWC0zEMSV1R03Cj4/3hY7ED4gaxwsk4Jv8nA8zJ4K&#10;zLWd+EaPMjQiQdjnqKANYcyl9FVLBv3SjsTJq60zGJJ0jdQOpwQ3g1xn2VYa7DgttDjSuaWqL7+M&#10;gtfOXc3mpb74K8ehLqdN/27uSj3P42kPIlAM/+G/9kUrWK/g90v6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gVuMMAAADbAAAADwAAAAAAAAAAAAAAAACYAgAAZHJzL2Rv&#10;d25yZXYueG1sUEsFBgAAAAAEAAQA9QAAAIgDAAAAAA==&#10;" adj="12610,51678,11357,22354"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v:textbox>
                  <o:callout v:ext="edit" minusx="t" minusy="t"/>
                </v:shape>
                <v:shape id="Line Callout 1 22" o:spid="_x0000_s1062" type="#_x0000_t47" style="position:absolute;left:36590;top:29769;width:10704;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hEcUA&#10;AADbAAAADwAAAGRycy9kb3ducmV2LnhtbESP3WrCQBSE74W+w3IKvdNNAy2SugYtVSxBMLZ4fcie&#10;/Njs2ZDdaurTu4LQy2FmvmFm6WBacaLeNZYVPE8iEMSF1Q1XCr6/VuMpCOeRNbaWScEfOUjnD6MZ&#10;JtqeOafT3lciQNglqKD2vkukdEVNBt3EdsTBK21v0AfZV1L3eA5w08o4il6lwYbDQo0dvddU/Ox/&#10;jYL19mWXfyxpeflcZNngykO2OcZKPT0OizcQngb/H763N1pBHMPtS/g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eERxQAAANsAAAAPAAAAAAAAAAAAAAAAAJgCAABkcnMv&#10;ZG93bnJldi54bWxQSwUGAAAAAAQABAD1AAAAigMAAAAA&#10;" adj="21945,-42293,14531,-2112"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v:textbox>
                  <o:callout v:ext="edit" minusx="t"/>
                </v:shape>
                <v:shape id="Line Callout 1 23" o:spid="_x0000_s1063" type="#_x0000_t47" style="position:absolute;left:29240;top:22233;width:12098;height:6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IS8QA&#10;AADbAAAADwAAAGRycy9kb3ducmV2LnhtbESPT2vCQBTE70K/w/IKvZlNLZWSZpUiKh68qD30+Jp9&#10;JqHZt2F380c/vVsQPA4z8xsmX46mET05X1tW8JqkIIgLq2suFXyfNtMPED4ga2wsk4ILeVguniY5&#10;ZtoOfKD+GEoRIewzVFCF0GZS+qIigz6xLXH0ztYZDFG6UmqHQ4SbRs7SdC4N1hwXKmxpVVHxd+yM&#10;gis36/UPXo3cd+ctva9+T6ZzSr08j1+fIAKN4RG+t3dawewN/r/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CEvEAAAA2wAAAA8AAAAAAAAAAAAAAAAAmAIAAGRycy9k&#10;b3ducmV2LnhtbFBLBQYAAAAABAAEAPUAAACJAwAAAAA=&#10;" adj="27831,-9158,21297,105"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v:textbox>
                  <o:callout v:ext="edit" minusx="t"/>
                </v:shape>
                <w10:anchorlock/>
              </v:group>
            </w:pict>
          </mc:Fallback>
        </mc:AlternateContent>
      </w:r>
    </w:p>
    <w:p w:rsidR="00740AFD" w:rsidRDefault="00740AFD">
      <w:r>
        <w:t>My guess is that this particular mounting footprint for the base LED mount is not going to make sense in your design.  That is, even if you can put this footprint somewhere, it may not be located correctly with respect to the window in the housing, so it would make more sense to redo the LED mount.</w:t>
      </w:r>
    </w:p>
    <w:p w:rsidR="00DF75E4" w:rsidRDefault="00DF75E4">
      <w:r>
        <w:br w:type="page"/>
      </w:r>
    </w:p>
    <w:p w:rsidR="003B782D" w:rsidRPr="00EC2BF9" w:rsidRDefault="003B782D">
      <w:pPr>
        <w:rPr>
          <w:b/>
          <w:rPrChange w:id="120" w:author="Rob Maclachlan" w:date="2016-03-08T15:05:00Z">
            <w:rPr/>
          </w:rPrChange>
        </w:rPr>
      </w:pPr>
      <w:r w:rsidRPr="00EC2BF9">
        <w:rPr>
          <w:b/>
          <w:rPrChange w:id="121" w:author="Rob Maclachlan" w:date="2016-03-08T15:05:00Z">
            <w:rPr/>
          </w:rPrChange>
        </w:rPr>
        <w:lastRenderedPageBreak/>
        <w:t>Housing front:</w:t>
      </w:r>
    </w:p>
    <w:p w:rsidR="00DF75E4" w:rsidRDefault="00DF75E4">
      <w:r>
        <w:t xml:space="preserve">See </w:t>
      </w:r>
      <w:r w:rsidRPr="00DF75E4">
        <w:t>SWYANG 020813\04192012_New_Front_2pcs</w:t>
      </w:r>
      <w:r>
        <w:t>\</w:t>
      </w:r>
      <w:proofErr w:type="spellStart"/>
      <w:r>
        <w:t>New_Front_Base_rev.ipt</w:t>
      </w:r>
      <w:proofErr w:type="spellEnd"/>
    </w:p>
    <w:p w:rsidR="003B782D" w:rsidRPr="00D54EC8" w:rsidRDefault="003B782D">
      <w:r>
        <w:t>Note excess material at front end for added mass.  If you could transition you</w:t>
      </w:r>
      <w:r w:rsidR="007722AE">
        <w:t>r</w:t>
      </w:r>
      <w:r>
        <w:t xml:space="preserve"> housing down to this same outer profile at the front end, that would be great.   It really is not possible to handhold the tool </w:t>
      </w:r>
      <w:r w:rsidR="007722AE">
        <w:t xml:space="preserve">without this part assembled on because your fingers interfere with the moving parts.  </w:t>
      </w:r>
      <w:r>
        <w:t>The details of how this part mechanically interfaces to the rest of the housing are up to you.  For what it’s worth, our screw holes in this aluminum part have stripped out from repeated reassembly.</w:t>
      </w:r>
      <w:r w:rsidR="00D54EC8">
        <w:t xml:space="preserve">  Also, as noted in </w:t>
      </w:r>
      <w:r w:rsidR="00D54EC8">
        <w:rPr>
          <w:b/>
        </w:rPr>
        <w:t>Magnetic compatibility</w:t>
      </w:r>
      <w:r w:rsidR="00D54EC8">
        <w:t>, this part should be made from 300 series stainless, not aluminum.</w:t>
      </w:r>
    </w:p>
    <w:p w:rsidR="00DF75E4" w:rsidRDefault="003B782D">
      <w:r>
        <w:rPr>
          <w:noProof/>
        </w:rPr>
        <mc:AlternateContent>
          <mc:Choice Requires="wpc">
            <w:drawing>
              <wp:inline distT="0" distB="0" distL="0" distR="0" wp14:anchorId="13755AFB" wp14:editId="18300BBA">
                <wp:extent cx="5280333" cy="3394933"/>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descr="C:\Users\ram\Desktop\Micron CAD\Select tidbits\housing_front.png"/>
                          <pic:cNvPicPr/>
                        </pic:nvPicPr>
                        <pic:blipFill>
                          <a:blip r:embed="rId14">
                            <a:extLst>
                              <a:ext uri="{28A0092B-C50C-407E-A947-70E740481C1C}">
                                <a14:useLocalDpi xmlns:a14="http://schemas.microsoft.com/office/drawing/2010/main" val="0"/>
                              </a:ext>
                            </a:extLst>
                          </a:blip>
                          <a:srcRect/>
                          <a:stretch>
                            <a:fillRect/>
                          </a:stretch>
                        </pic:blipFill>
                        <pic:spPr bwMode="auto">
                          <a:xfrm>
                            <a:off x="180000" y="180000"/>
                            <a:ext cx="3825240" cy="3029585"/>
                          </a:xfrm>
                          <a:prstGeom prst="rect">
                            <a:avLst/>
                          </a:prstGeom>
                          <a:noFill/>
                          <a:ln>
                            <a:noFill/>
                          </a:ln>
                        </pic:spPr>
                      </pic:pic>
                    </wpc:wpc>
                  </a:graphicData>
                </a:graphic>
              </wp:inline>
            </w:drawing>
          </mc:Choice>
          <mc:Fallback>
            <w:pict>
              <v:group id="Canvas 24" o:spid="_x0000_s1026" editas="canvas" style="width:415.75pt;height:267.3pt;mso-position-horizontal-relative:char;mso-position-vertical-relative:line" coordsize="52800,33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">
                <v:shape id="_x0000_s1027" type="#_x0000_t75" style="position:absolute;width:52800;height:33947;visibility:visible;mso-wrap-style:square">
                  <v:fill o:detectmouseclick="t"/>
                  <v:path o:connecttype="none"/>
                </v:shape>
                <v:shape id="Picture 26" o:spid="_x0000_s1028" type="#_x0000_t75" style="position:absolute;left:1800;top:1800;width:38252;height:30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563DAAAA2wAAAA8AAABkcnMvZG93bnJldi54bWxEj0FrwkAUhO+C/2F5BS/SbKJgS5pVJCh4&#10;k6ol10f2NQnNvg3ZNUn/fVcQehxm5hsm202mFQP1rrGsIIliEMSl1Q1XCm7X4+s7COeRNbaWScEv&#10;Odht57MMU21H/qTh4isRIOxSVFB736VSurImgy6yHXHwvm1v0AfZV1L3OAa4aeUqjjfSYMNhocaO&#10;8prKn8vdKKDxkMu1/jLNMJ6TU9Ha5VthlVq8TPsPEJ4m/x9+tk9awWoDjy/hB8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fnrcMAAADbAAAADwAAAAAAAAAAAAAAAACf&#10;AgAAZHJzL2Rvd25yZXYueG1sUEsFBgAAAAAEAAQA9wAAAI8DAAAAAA==&#10;">
                  <v:imagedata r:id="rId15" o:title="housing_front"/>
                </v:shape>
                <w10:anchorlock/>
              </v:group>
            </w:pict>
          </mc:Fallback>
        </mc:AlternateContent>
      </w:r>
    </w:p>
    <w:p w:rsidR="00E8241C" w:rsidRDefault="00E8241C">
      <w:del w:id="122" w:author="Rob Maclachlan" w:date="2016-03-08T15:05:00Z">
        <w:r w:rsidDel="00EC2BF9">
          <w:br w:type="page"/>
        </w:r>
      </w:del>
    </w:p>
    <w:sectPr w:rsidR="00E82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E627D"/>
    <w:multiLevelType w:val="hybridMultilevel"/>
    <w:tmpl w:val="2BC8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3D3820"/>
    <w:multiLevelType w:val="hybridMultilevel"/>
    <w:tmpl w:val="AC8AB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9F488E"/>
    <w:multiLevelType w:val="hybridMultilevel"/>
    <w:tmpl w:val="804A3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A6B73CA"/>
    <w:multiLevelType w:val="hybridMultilevel"/>
    <w:tmpl w:val="D7069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proofState w:spelling="clean" w:grammar="clean"/>
  <w:trackRevisions/>
  <w:defaultTabStop w:val="720"/>
  <w:drawingGridHorizontalSpacing w:val="14"/>
  <w:drawingGridVerticalSpacing w:val="14"/>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165"/>
    <w:rsid w:val="00040B7B"/>
    <w:rsid w:val="000B322A"/>
    <w:rsid w:val="000E7A83"/>
    <w:rsid w:val="00151165"/>
    <w:rsid w:val="001C7C6F"/>
    <w:rsid w:val="001F1F21"/>
    <w:rsid w:val="002E60AA"/>
    <w:rsid w:val="003B782D"/>
    <w:rsid w:val="003D30A2"/>
    <w:rsid w:val="003F0159"/>
    <w:rsid w:val="0042118E"/>
    <w:rsid w:val="004502D6"/>
    <w:rsid w:val="00460489"/>
    <w:rsid w:val="004C26D7"/>
    <w:rsid w:val="0050686B"/>
    <w:rsid w:val="005303C7"/>
    <w:rsid w:val="005E31AC"/>
    <w:rsid w:val="0064244C"/>
    <w:rsid w:val="006C0FE6"/>
    <w:rsid w:val="006C6E65"/>
    <w:rsid w:val="00740AFD"/>
    <w:rsid w:val="00741532"/>
    <w:rsid w:val="007722AE"/>
    <w:rsid w:val="00786158"/>
    <w:rsid w:val="007A194B"/>
    <w:rsid w:val="007C5CA0"/>
    <w:rsid w:val="00802CDB"/>
    <w:rsid w:val="00831DBF"/>
    <w:rsid w:val="008E1E70"/>
    <w:rsid w:val="00A20078"/>
    <w:rsid w:val="00AA6D2F"/>
    <w:rsid w:val="00AC63F3"/>
    <w:rsid w:val="00B03154"/>
    <w:rsid w:val="00B119F6"/>
    <w:rsid w:val="00B50731"/>
    <w:rsid w:val="00B64820"/>
    <w:rsid w:val="00C50A33"/>
    <w:rsid w:val="00D22430"/>
    <w:rsid w:val="00D34EAB"/>
    <w:rsid w:val="00D54EC8"/>
    <w:rsid w:val="00DA31C5"/>
    <w:rsid w:val="00DF00B6"/>
    <w:rsid w:val="00DF75E4"/>
    <w:rsid w:val="00E7066E"/>
    <w:rsid w:val="00E75DFD"/>
    <w:rsid w:val="00E8241C"/>
    <w:rsid w:val="00EC2BF9"/>
    <w:rsid w:val="00EE0AB9"/>
    <w:rsid w:val="00F358AE"/>
    <w:rsid w:val="00FE0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E31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 w:type="character" w:customStyle="1" w:styleId="Heading2Char">
    <w:name w:val="Heading 2 Char"/>
    <w:basedOn w:val="DefaultParagraphFont"/>
    <w:link w:val="Heading2"/>
    <w:uiPriority w:val="9"/>
    <w:rsid w:val="005E31A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E31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 w:type="character" w:customStyle="1" w:styleId="Heading2Char">
    <w:name w:val="Heading 2 Char"/>
    <w:basedOn w:val="DefaultParagraphFont"/>
    <w:link w:val="Heading2"/>
    <w:uiPriority w:val="9"/>
    <w:rsid w:val="005E31A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a:spPr>
      <a:bodyPr lIns="0" tIns="9144" rIns="0" bIns="9144"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2095</TotalTime>
  <Pages>11</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10213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Maclachlan</dc:creator>
  <cp:keywords/>
  <dc:description/>
  <cp:lastModifiedBy>Rob Maclachlan</cp:lastModifiedBy>
  <cp:revision>17</cp:revision>
  <dcterms:created xsi:type="dcterms:W3CDTF">2016-03-04T20:01:00Z</dcterms:created>
  <dcterms:modified xsi:type="dcterms:W3CDTF">2016-03-09T20:47:00Z</dcterms:modified>
</cp:coreProperties>
</file>