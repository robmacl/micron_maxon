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1AC" w:rsidRDefault="005E31AC" w:rsidP="005E31AC">
      <w:pPr>
        <w:pStyle w:val="Heading2"/>
      </w:pPr>
      <w:r>
        <w:t>Micron Handpiece Design Considerations</w:t>
      </w:r>
    </w:p>
    <w:p w:rsidR="005E31AC" w:rsidRDefault="005E31AC" w:rsidP="005E31AC">
      <w:pPr>
        <w:pStyle w:val="Heading2"/>
      </w:pPr>
    </w:p>
    <w:p w:rsidR="005E31AC" w:rsidRDefault="005E31AC" w:rsidP="005E31AC">
      <w:pPr>
        <w:rPr>
          <w:ins w:id="0" w:author="Rob Maclachlan" w:date="2016-03-11T17:03:00Z"/>
          <w:b/>
        </w:rPr>
      </w:pPr>
      <w:r w:rsidRPr="005E31AC">
        <w:rPr>
          <w:b/>
        </w:rPr>
        <w:t>Revisions:</w:t>
      </w:r>
    </w:p>
    <w:p w:rsidR="001A7082" w:rsidRPr="001A7082" w:rsidRDefault="001A7082" w:rsidP="005E31AC">
      <w:pPr>
        <w:rPr>
          <w:rPrChange w:id="1" w:author="Rob Maclachlan" w:date="2016-03-11T17:06:00Z">
            <w:rPr>
              <w:b/>
            </w:rPr>
          </w:rPrChange>
        </w:rPr>
      </w:pPr>
      <w:ins w:id="2" w:author="Rob Maclachlan" w:date="2016-03-11T17:03:00Z">
        <w:r>
          <w:rPr>
            <w:b/>
          </w:rPr>
          <w:t>R</w:t>
        </w:r>
        <w:r>
          <w:rPr>
            <w:b/>
          </w:rPr>
          <w:t>3</w:t>
        </w:r>
        <w:r>
          <w:rPr>
            <w:b/>
          </w:rPr>
          <w:t xml:space="preserve"> </w:t>
        </w:r>
        <w:r w:rsidRPr="008A1A69">
          <w:t>(</w:t>
        </w:r>
      </w:ins>
      <w:ins w:id="3" w:author="Rob Maclachlan" w:date="2016-03-11T17:04:00Z">
        <w:r>
          <w:t>11</w:t>
        </w:r>
      </w:ins>
      <w:ins w:id="4" w:author="Rob Maclachlan" w:date="2016-03-11T17:03:00Z">
        <w:r w:rsidRPr="008A1A69">
          <w:t xml:space="preserve"> March 16)</w:t>
        </w:r>
        <w:r>
          <w:rPr>
            <w:b/>
          </w:rPr>
          <w:t>:</w:t>
        </w:r>
      </w:ins>
      <w:ins w:id="5" w:author="Rob Maclachlan" w:date="2016-03-11T17:04:00Z">
        <w:r>
          <w:rPr>
            <w:b/>
          </w:rPr>
          <w:t xml:space="preserve"> </w:t>
        </w:r>
        <w:r w:rsidRPr="001A7082">
          <w:rPr>
            <w:rPrChange w:id="6" w:author="Rob Maclachlan" w:date="2016-03-11T17:04:00Z">
              <w:rPr>
                <w:b/>
              </w:rPr>
            </w:rPrChange>
          </w:rPr>
          <w:t>New sections:</w:t>
        </w:r>
        <w:r>
          <w:t xml:space="preserve"> </w:t>
        </w:r>
        <w:r w:rsidRPr="001A7082">
          <w:rPr>
            <w:b/>
            <w:rPrChange w:id="7" w:author="Rob Maclachlan" w:date="2016-03-11T17:05:00Z">
              <w:rPr/>
            </w:rPrChange>
          </w:rPr>
          <w:t>mechanical overload robustness</w:t>
        </w:r>
        <w:r>
          <w:t xml:space="preserve">, </w:t>
        </w:r>
        <w:r w:rsidRPr="001A7082">
          <w:rPr>
            <w:b/>
            <w:rPrChange w:id="8" w:author="Rob Maclachlan" w:date="2016-03-11T17:05:00Z">
              <w:rPr/>
            </w:rPrChange>
          </w:rPr>
          <w:t>output plate</w:t>
        </w:r>
        <w:r>
          <w:t xml:space="preserve">, </w:t>
        </w:r>
        <w:r w:rsidRPr="001A7082">
          <w:rPr>
            <w:b/>
            <w:rPrChange w:id="9" w:author="Rob Maclachlan" w:date="2016-03-11T17:05:00Z">
              <w:rPr/>
            </w:rPrChange>
          </w:rPr>
          <w:t>tool holder</w:t>
        </w:r>
      </w:ins>
      <w:ins w:id="10" w:author="Rob Maclachlan" w:date="2016-03-11T17:05:00Z">
        <w:r>
          <w:rPr>
            <w:b/>
          </w:rPr>
          <w:t>.</w:t>
        </w:r>
        <w:r>
          <w:t xml:space="preserve"> Added discussion of LED electrical interface in </w:t>
        </w:r>
      </w:ins>
      <w:ins w:id="11" w:author="Rob Maclachlan" w:date="2016-03-11T17:06:00Z">
        <w:r>
          <w:rPr>
            <w:b/>
          </w:rPr>
          <w:t>LED flex</w:t>
        </w:r>
      </w:ins>
      <w:bookmarkStart w:id="12" w:name="_GoBack"/>
      <w:bookmarkEnd w:id="12"/>
    </w:p>
    <w:p w:rsidR="007C5CA0" w:rsidRPr="008A1A69" w:rsidRDefault="000B322A" w:rsidP="005E31AC">
      <w:r>
        <w:rPr>
          <w:b/>
        </w:rPr>
        <w:t xml:space="preserve">R2 </w:t>
      </w:r>
      <w:r w:rsidRPr="008A1A69">
        <w:t>(</w:t>
      </w:r>
      <w:r w:rsidR="007C5CA0" w:rsidRPr="008A1A69">
        <w:t>08 March 16</w:t>
      </w:r>
      <w:r w:rsidRPr="008A1A69">
        <w:t>)</w:t>
      </w:r>
      <w:r w:rsidR="007C5CA0">
        <w:rPr>
          <w:b/>
        </w:rPr>
        <w:t xml:space="preserve">: </w:t>
      </w:r>
      <w:r w:rsidR="007C5CA0">
        <w:t xml:space="preserve">New section </w:t>
      </w:r>
      <w:r w:rsidR="007C5CA0" w:rsidRPr="008A1A69">
        <w:rPr>
          <w:b/>
        </w:rPr>
        <w:t>magnetic compatibility</w:t>
      </w:r>
      <w:r w:rsidR="007C5CA0">
        <w:t xml:space="preserve">, large changes in </w:t>
      </w:r>
      <w:r w:rsidR="007C5CA0">
        <w:rPr>
          <w:b/>
        </w:rPr>
        <w:t>mass issues</w:t>
      </w:r>
      <w:r w:rsidR="007C5CA0">
        <w:t>.</w:t>
      </w:r>
    </w:p>
    <w:p w:rsidR="005E31AC" w:rsidRDefault="000B322A" w:rsidP="005E31AC">
      <w:r>
        <w:rPr>
          <w:b/>
        </w:rPr>
        <w:t xml:space="preserve">R1 </w:t>
      </w:r>
      <w:r w:rsidRPr="008A1A69">
        <w:t>(</w:t>
      </w:r>
      <w:r w:rsidR="005E31AC" w:rsidRPr="008A1A69">
        <w:t>04 March 16</w:t>
      </w:r>
      <w:r w:rsidRPr="008A1A69">
        <w:t>)</w:t>
      </w:r>
      <w:r w:rsidR="005E31AC">
        <w:rPr>
          <w:b/>
        </w:rPr>
        <w:t>:</w:t>
      </w:r>
      <w:r w:rsidR="005E31AC">
        <w:t xml:space="preserve"> Initial revision</w:t>
      </w:r>
    </w:p>
    <w:p w:rsidR="005E31AC" w:rsidRDefault="005E31AC" w:rsidP="005E31AC"/>
    <w:p w:rsidR="005E31AC" w:rsidRDefault="005E31AC" w:rsidP="005E31AC">
      <w:proofErr w:type="spellStart"/>
      <w:r>
        <w:t>Todo</w:t>
      </w:r>
      <w:proofErr w:type="spellEnd"/>
      <w:r>
        <w:t>:</w:t>
      </w:r>
    </w:p>
    <w:p w:rsidR="005E31AC" w:rsidRDefault="005E31AC" w:rsidP="005E31AC">
      <w:proofErr w:type="gramStart"/>
      <w:r>
        <w:t>Weight without cable?</w:t>
      </w:r>
      <w:proofErr w:type="gramEnd"/>
    </w:p>
    <w:p w:rsidR="005E31AC" w:rsidRDefault="005E31AC" w:rsidP="005E31AC">
      <w:proofErr w:type="gramStart"/>
      <w:r>
        <w:t>Photos of break-down?</w:t>
      </w:r>
      <w:proofErr w:type="gramEnd"/>
    </w:p>
    <w:p w:rsidR="005E31AC" w:rsidRDefault="005E31AC" w:rsidP="005E31AC">
      <w:r>
        <w:t xml:space="preserve">Work in </w:t>
      </w:r>
      <w:proofErr w:type="spellStart"/>
      <w:r>
        <w:t>Sungwook</w:t>
      </w:r>
      <w:proofErr w:type="spellEnd"/>
      <w:r>
        <w:t xml:space="preserve"> </w:t>
      </w:r>
      <w:proofErr w:type="spellStart"/>
      <w:r>
        <w:t>Merlet</w:t>
      </w:r>
      <w:proofErr w:type="spellEnd"/>
      <w:r>
        <w:t xml:space="preserve"> analysis?</w:t>
      </w:r>
    </w:p>
    <w:p w:rsidR="005E31AC" w:rsidRDefault="005E31AC" w:rsidP="005E31AC">
      <w:r>
        <w:t>More pointers to design files:</w:t>
      </w:r>
    </w:p>
    <w:p w:rsidR="005E31AC" w:rsidRDefault="005E31AC" w:rsidP="005E31AC">
      <w:r>
        <w:t>LED mounts and/or flex outline</w:t>
      </w:r>
    </w:p>
    <w:p w:rsidR="005E31AC" w:rsidRDefault="005E31AC" w:rsidP="005E31AC"/>
    <w:p w:rsidR="005E31AC" w:rsidRDefault="005E31AC">
      <w:pPr>
        <w:rPr>
          <w:b/>
        </w:rPr>
      </w:pPr>
      <w:r>
        <w:rPr>
          <w:b/>
        </w:rPr>
        <w:br w:type="page"/>
      </w:r>
    </w:p>
    <w:p w:rsidR="00EB67A9" w:rsidRDefault="008E1E70">
      <w:r>
        <w:rPr>
          <w:noProof/>
        </w:rPr>
        <w:lastRenderedPageBreak/>
        <mc:AlternateContent>
          <mc:Choice Requires="wpc">
            <w:drawing>
              <wp:inline distT="0" distB="0" distL="0" distR="0" wp14:anchorId="5720F808" wp14:editId="26D82772">
                <wp:extent cx="5486400" cy="320929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3" name="Picture 3" descr="C:\Users\ram\Desktop\Micron CAD\micron hand view.jpg"/>
                          <pic:cNvPicPr/>
                        </pic:nvPicPr>
                        <pic:blipFill rotWithShape="1">
                          <a:blip r:embed="rId6" cstate="print">
                            <a:extLst>
                              <a:ext uri="{28A0092B-C50C-407E-A947-70E740481C1C}">
                                <a14:useLocalDpi xmlns:a14="http://schemas.microsoft.com/office/drawing/2010/main" val="0"/>
                              </a:ext>
                            </a:extLst>
                          </a:blip>
                          <a:srcRect t="15904"/>
                          <a:stretch/>
                        </pic:blipFill>
                        <pic:spPr bwMode="auto">
                          <a:xfrm>
                            <a:off x="800100" y="685856"/>
                            <a:ext cx="3886200" cy="2333116"/>
                          </a:xfrm>
                          <a:prstGeom prst="rect">
                            <a:avLst/>
                          </a:prstGeom>
                          <a:noFill/>
                          <a:ln>
                            <a:noFill/>
                          </a:ln>
                        </pic:spPr>
                      </pic:pic>
                      <wps:wsp>
                        <wps:cNvPr id="4" name="Line Callout 1 4"/>
                        <wps:cNvSpPr/>
                        <wps:spPr>
                          <a:xfrm>
                            <a:off x="800100" y="800005"/>
                            <a:ext cx="685800" cy="160076"/>
                          </a:xfrm>
                          <a:prstGeom prst="borderCallout1">
                            <a:avLst>
                              <a:gd name="adj1" fmla="val 49277"/>
                              <a:gd name="adj2" fmla="val 103881"/>
                              <a:gd name="adj3" fmla="val 496333"/>
                              <a:gd name="adj4" fmla="val 1541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Pr="008E1E70" w:rsidRDefault="008E1E70" w:rsidP="008E1E70">
                              <w:pPr>
                                <w:jc w:val="center"/>
                                <w:rPr>
                                  <w:sz w:val="16"/>
                                  <w:szCs w:val="16"/>
                                </w:rPr>
                              </w:pPr>
                              <w:r>
                                <w:rPr>
                                  <w:sz w:val="16"/>
                                  <w:szCs w:val="16"/>
                                </w:rPr>
                                <w:t>Finger Notch</w:t>
                              </w:r>
                            </w:p>
                          </w:txbxContent>
                        </wps:txbx>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5" name="Line Callout 1 5"/>
                        <wps:cNvSpPr/>
                        <wps:spPr>
                          <a:xfrm>
                            <a:off x="2000250" y="373389"/>
                            <a:ext cx="685800" cy="160020"/>
                          </a:xfrm>
                          <a:prstGeom prst="borderCallout1">
                            <a:avLst>
                              <a:gd name="adj1" fmla="val 105970"/>
                              <a:gd name="adj2" fmla="val 50955"/>
                              <a:gd name="adj3" fmla="val 662055"/>
                              <a:gd name="adj4" fmla="val 72754"/>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6" name="Line Callout 1 6"/>
                        <wps:cNvSpPr/>
                        <wps:spPr>
                          <a:xfrm>
                            <a:off x="737870" y="2418201"/>
                            <a:ext cx="685800" cy="160020"/>
                          </a:xfrm>
                          <a:prstGeom prst="borderCallout1">
                            <a:avLst>
                              <a:gd name="adj1" fmla="val 49277"/>
                              <a:gd name="adj2" fmla="val 103881"/>
                              <a:gd name="adj3" fmla="val -280211"/>
                              <a:gd name="adj4" fmla="val 14603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7" name="Line Callout 1 7"/>
                        <wps:cNvSpPr/>
                        <wps:spPr>
                          <a:xfrm>
                            <a:off x="2409190" y="2471429"/>
                            <a:ext cx="685800" cy="160020"/>
                          </a:xfrm>
                          <a:prstGeom prst="borderCallout1">
                            <a:avLst>
                              <a:gd name="adj1" fmla="val -11870"/>
                              <a:gd name="adj2" fmla="val 50955"/>
                              <a:gd name="adj3" fmla="val -476505"/>
                              <a:gd name="adj4" fmla="val 900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8" name="Line Callout 1 8"/>
                        <wps:cNvSpPr/>
                        <wps:spPr>
                          <a:xfrm>
                            <a:off x="3813810" y="214000"/>
                            <a:ext cx="685800" cy="159385"/>
                          </a:xfrm>
                          <a:prstGeom prst="borderCallout1">
                            <a:avLst>
                              <a:gd name="adj1" fmla="val 106373"/>
                              <a:gd name="adj2" fmla="val 51973"/>
                              <a:gd name="adj3" fmla="val 644571"/>
                              <a:gd name="adj4" fmla="val 157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Housing </w:t>
                              </w:r>
                              <w:r w:rsidR="00B64820">
                                <w:rPr>
                                  <w:rFonts w:eastAsia="Calibri"/>
                                  <w:sz w:val="16"/>
                                  <w:szCs w:val="16"/>
                                </w:rPr>
                                <w:t>plug</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9" name="Line Callout 1 9"/>
                        <wps:cNvSpPr/>
                        <wps:spPr>
                          <a:xfrm>
                            <a:off x="3351530" y="2471831"/>
                            <a:ext cx="685800" cy="266289"/>
                          </a:xfrm>
                          <a:prstGeom prst="borderCallout1">
                            <a:avLst>
                              <a:gd name="adj1" fmla="val -11870"/>
                              <a:gd name="adj2" fmla="val 50955"/>
                              <a:gd name="adj3" fmla="val -295659"/>
                              <a:gd name="adj4" fmla="val 9209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0" name="Line Callout 1 10"/>
                        <wps:cNvSpPr/>
                        <wps:spPr>
                          <a:xfrm>
                            <a:off x="4503071" y="620940"/>
                            <a:ext cx="555339" cy="436940"/>
                          </a:xfrm>
                          <a:prstGeom prst="borderCallout1">
                            <a:avLst>
                              <a:gd name="adj1" fmla="val 106373"/>
                              <a:gd name="adj2" fmla="val 51973"/>
                              <a:gd name="adj3" fmla="val 181878"/>
                              <a:gd name="adj4" fmla="val -59438"/>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1" name="Line Callout 1 11"/>
                        <wps:cNvSpPr/>
                        <wps:spPr>
                          <a:xfrm>
                            <a:off x="1617980" y="619456"/>
                            <a:ext cx="685800" cy="160020"/>
                          </a:xfrm>
                          <a:prstGeom prst="borderCallout1">
                            <a:avLst>
                              <a:gd name="adj1" fmla="val 105970"/>
                              <a:gd name="adj2" fmla="val 50955"/>
                              <a:gd name="adj3" fmla="val 631520"/>
                              <a:gd name="adj4" fmla="val 7479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2" name="Line Callout 1 12"/>
                        <wps:cNvSpPr/>
                        <wps:spPr>
                          <a:xfrm>
                            <a:off x="2764790" y="524352"/>
                            <a:ext cx="685800" cy="160020"/>
                          </a:xfrm>
                          <a:prstGeom prst="borderCallout1">
                            <a:avLst>
                              <a:gd name="adj1" fmla="val 105970"/>
                              <a:gd name="adj2" fmla="val 50955"/>
                              <a:gd name="adj3" fmla="val 640244"/>
                              <a:gd name="adj4" fmla="val -561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 o:spid="_x0000_s1026" editas="canvas" style="width:6in;height:252.7pt;mso-position-horizontal-relative:char;mso-position-vertical-relative:line" coordsize="54864,32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92;visibility:visible;mso-wrap-style:square" filled="t" fillcolor="#d8d8d8 [2732]">
                  <v:fill o:detectmouseclick="t"/>
                  <v:path o:connecttype="none"/>
                </v:shape>
                <v:shape id="Picture 3" o:spid="_x0000_s1028" type="#_x0000_t75" style="position:absolute;left:8001;top:6858;width:38862;height:2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OqrjDAAAA2gAAAA8AAABkcnMvZG93bnJldi54bWxEj0+LwjAUxO8L+x3CW9jbmmrXP1SjiLjg&#10;QZF1vXh7NM+22LyEJtrutzeC4HGYmd8ws0VnanGjxleWFfR7CQji3OqKCwXHv5+vCQgfkDXWlknB&#10;P3lYzN/fZphp2/Iv3Q6hEBHCPkMFZQguk9LnJRn0PeuIo3e2jcEQZVNI3WAb4aaWgyQZSYMVx4US&#10;Ha1Kyi+Hq1Gw26/z9Ps0Ssfttd1WLrh9uhkq9fnRLacgAnXhFX62N1pBCo8r8QbI+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46quMMAAADaAAAADwAAAAAAAAAAAAAAAACf&#10;AgAAZHJzL2Rvd25yZXYueG1sUEsFBgAAAAAEAAQA9wAAAI8DAAAAAA==&#10;">
                  <v:imagedata r:id="rId7" o:title="micron hand view" croptop="10423f"/>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29" type="#_x0000_t47" style="position:absolute;left:8001;top:8000;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e5/8UA&#10;AADaAAAADwAAAGRycy9kb3ducmV2LnhtbESPQUvDQBSE70L/w/IEL2I3lSIldlvEoi1FU4xevD2y&#10;r0lq9m3Ivjbpv+8KgsdhZr5h5svBNepEXag9G5iME1DEhbc1lwa+Pl/uZqCCIFtsPJOBMwVYLkZX&#10;c0yt7/mDTrmUKkI4pGigEmlTrUNRkcMw9i1x9Pa+cyhRdqW2HfYR7hp9nyQP2mHNcaHClp4rKn7y&#10;ozPwvc6y1ulbyXev8tbvp6vsfXsw5uZ6eHoEJTTIf/ivvbEGpvB7Jd4Av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7n/xQAAANoAAAAPAAAAAAAAAAAAAAAAAJgCAABkcnMv&#10;ZG93bnJldi54bWxQSwUGAAAAAAQABAD1AAAAigMAAAAA&#10;" adj="33303,107208,22438,10644" fillcolor="#4f81bd [3204]" strokecolor="#243f60 [1604]" strokeweight="1pt">
                  <v:textbox inset="0,.72pt,0,.72pt">
                    <w:txbxContent>
                      <w:p w:rsidR="008E1E70" w:rsidRPr="008E1E70" w:rsidRDefault="008E1E70" w:rsidP="008E1E70">
                        <w:pPr>
                          <w:jc w:val="center"/>
                          <w:rPr>
                            <w:sz w:val="16"/>
                            <w:szCs w:val="16"/>
                          </w:rPr>
                        </w:pPr>
                        <w:r>
                          <w:rPr>
                            <w:sz w:val="16"/>
                            <w:szCs w:val="16"/>
                          </w:rPr>
                          <w:t>Finger Notch</w:t>
                        </w:r>
                      </w:p>
                    </w:txbxContent>
                  </v:textbox>
                  <o:callout v:ext="edit" minusx="t" minusy="t"/>
                </v:shape>
                <v:shape id="Line Callout 1 5" o:spid="_x0000_s1030" type="#_x0000_t47" style="position:absolute;left:20002;top:3733;width:6858;height:1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dKsIA&#10;AADaAAAADwAAAGRycy9kb3ducmV2LnhtbESPQUsDMRSE7wX/Q3hCb21WwWC3TcsqSoueukrPj81z&#10;d3HzsiRxm/77RhA8DjPzDbPZJTuIiXzoHWu4WxYgiBtnem41fH68Lh5BhIhscHBMGi4UYLe9mW2w&#10;NO7MR5rq2IoM4VCihi7GsZQyNB1ZDEs3Emfvy3mLMUvfSuPxnOF2kPdFoaTFnvNChyM9d9R81z9W&#10;wz4pVbtT9V75w9P0tnpRY0hK6/ltqtYgIqX4H/5rH4yGB/i9km+A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N0qwgAAANoAAAAPAAAAAAAAAAAAAAAAAJgCAABkcnMvZG93&#10;bnJldi54bWxQSwUGAAAAAAQABAD1AAAAhwMAAAAA&#10;" adj="15715,143004,11006,22890"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v:textbox>
                  <o:callout v:ext="edit" minusx="t" minusy="t"/>
                </v:shape>
                <v:shape id="Line Callout 1 6" o:spid="_x0000_s1031" type="#_x0000_t47" style="position:absolute;left:7378;top:24182;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kHsIA&#10;AADaAAAADwAAAGRycy9kb3ducmV2LnhtbESP3YrCMBSE74V9h3AWvLPpCitajSLKgsiC+IPo3aE5&#10;tmWbk9LEtvv2RhC8HGbmG2a26EwpGqpdYVnBVxSDIE6tLjhTcDr+DMYgnEfWWFomBf/kYDH/6M0w&#10;0bblPTUHn4kAYZeggtz7KpHSpTkZdJGtiIN3s7VBH2SdSV1jG+CmlMM4HkmDBYeFHCta5ZT+He5G&#10;Qby8ft9920yK9Xa1afiMu8svKtX/7JZTEJ46/w6/2h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yQewgAAANoAAAAPAAAAAAAAAAAAAAAAAJgCAABkcnMvZG93&#10;bnJldi54bWxQSwUGAAAAAAQABAD1AAAAhwMAAAAA&#10;" adj="31544,-60526,22438,1064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v:textbox>
                  <o:callout v:ext="edit" minusx="t"/>
                </v:shape>
                <v:shape id="Line Callout 1 7" o:spid="_x0000_s1032" type="#_x0000_t47" style="position:absolute;left:24091;top:2471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QYsIA&#10;AADaAAAADwAAAGRycy9kb3ducmV2LnhtbESPQYvCMBSE74L/ITzBm6aKrFKNIoKw7C4sasHrs3lt&#10;is1LaaLWf79ZEDwOM/MNs9p0thZ3an3lWMFknIAgzp2uuFSQnfajBQgfkDXWjknBkzxs1v3eClPt&#10;Hnyg+zGUIkLYp6jAhNCkUvrckEU/dg1x9ArXWgxRtqXULT4i3NZymiQf0mLFccFgQztD+fV4swrq&#10;7DAprrevn/2sCNnZnOfPy++3UsNBt12CCNSFd/jV/tQK5vB/Jd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1BiwgAAANoAAAAPAAAAAAAAAAAAAAAAAJgCAABkcnMvZG93&#10;bnJldi54bWxQSwUGAAAAAAQABAD1AAAAhwMAAAAA&#10;" adj="19452,-102925,11006,-256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v:textbox>
                  <o:callout v:ext="edit" minusx="t"/>
                </v:shape>
                <v:shape id="Line Callout 1 8" o:spid="_x0000_s1033" type="#_x0000_t47" style="position:absolute;left:38138;top:2140;width:6858;height:1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hcAA&#10;AADaAAAADwAAAGRycy9kb3ducmV2LnhtbERPu27CMBTdkfgH6yJ1A6dFqiBgUKBCKUw8unS7ii9J&#10;1Pg6sk2S/j0eKnU8Ou/1djCN6Mj52rKC11kCgriwuuZSwdftMF2A8AFZY2OZFPySh+1mPFpjqm3P&#10;F+quoRQxhH2KCqoQ2lRKX1Rk0M9sSxy5u3UGQ4SulNphH8NNI9+S5F0arDk2VNjSvqLi5/owCuYf&#10;WZ7Z/CTz49L1+e7su+9DodTLZMhWIAIN4V/85/7UCuLWeC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RhcAAAADaAAAADwAAAAAAAAAAAAAAAACYAgAAZHJzL2Rvd25y&#10;ZXYueG1sUEsFBgAAAAAEAAQA9QAAAIUDAAAAAA==&#10;" adj="3404,139227,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Housing </w:t>
                        </w:r>
                        <w:r w:rsidR="00B64820">
                          <w:rPr>
                            <w:rFonts w:eastAsia="Calibri"/>
                            <w:sz w:val="16"/>
                            <w:szCs w:val="16"/>
                          </w:rPr>
                          <w:t>plug</w:t>
                        </w:r>
                      </w:p>
                    </w:txbxContent>
                  </v:textbox>
                  <o:callout v:ext="edit" minusy="t"/>
                </v:shape>
                <v:shape id="Line Callout 1 9" o:spid="_x0000_s1034" type="#_x0000_t47" style="position:absolute;left:33515;top:24718;width:6858;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aZMQA&#10;AADaAAAADwAAAGRycy9kb3ducmV2LnhtbESPzWrDMBCE74G8g9hAb4mcHprGjRLqgIOh5ND8QI+L&#10;tbXcWisjqYn79lGhkOMwM98wq81gO3EhH1rHCuazDARx7XTLjYLTsZw+gwgRWWPnmBT8UoDNejxa&#10;Ya7dld/pcoiNSBAOOSowMfa5lKE2ZDHMXE+cvE/nLcYkfSO1x2uC204+ZtmTtNhyWjDY09ZQ/X34&#10;sQp2X4XRH9YvZFvuqrd4Hhb7qlDqYTK8voCINMR7+L9daQVL+LuSb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2mTEAAAA2gAAAA8AAAAAAAAAAAAAAAAAmAIAAGRycy9k&#10;b3ducmV2LnhtbFBLBQYAAAAABAAEAPUAAACJAwAAAAA=&#10;" adj="19892,-63862,11006,-2564"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v:textbox>
                  <o:callout v:ext="edit" minusx="t"/>
                </v:shape>
                <v:shape id="Line Callout 1 10" o:spid="_x0000_s1035" type="#_x0000_t47" style="position:absolute;left:45030;top:6209;width:5554;height:4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G7cQA&#10;AADbAAAADwAAAGRycy9kb3ducmV2LnhtbESPQUsDMRCF74L/IYzQm81aaNFt0yKCYKGIttLzdDPd&#10;Dd1M1iTdXf+9cxC8zfDevPfNajP6VvUUkwts4GFagCKugnVcG/g6vN4/gkoZ2WIbmAz8UILN+vZm&#10;haUNA39Sv8+1khBOJRpocu5KrVPVkMc0DR2xaOcQPWZZY61txEHCfatnRbHQHh1LQ4MdvTRUXfZX&#10;b2Ax0OU9pnh8Ou38R/+9ddfZ3BkzuRufl6Ayjfnf/Hf9ZgVf6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Bu3EAAAA2wAAAA8AAAAAAAAAAAAAAAAAmAIAAGRycy9k&#10;b3ducmV2LnhtbFBLBQYAAAAABAAEAPUAAACJAwAAAAA=&#10;" adj="-12839,39286,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v:textbox>
                  <o:callout v:ext="edit" minusy="t"/>
                </v:shape>
                <v:shape id="Line Callout 1 11" o:spid="_x0000_s1036" type="#_x0000_t47" style="position:absolute;left:16179;top:619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RdcEA&#10;AADbAAAADwAAAGRycy9kb3ducmV2LnhtbERPTWsCMRC9C/0PYQq9adYiUrZGEcGyHgruVnoeNtPN&#10;4mYSkqjbf98IQm/zeJ+z2ox2EFcKsXesYD4rQBC3TvfcKTh97advIGJC1jg4JgW/FGGzfpqssNTu&#10;xjVdm9SJHMKxRAUmJV9KGVtDFuPMeeLM/bhgMWUYOqkD3nK4HeRrUSylxZ5zg0FPO0PtublYBZX5&#10;rL+Py5M9hkXlL4d6t/cfjVIvz+P2HUSiMf2LH+5K5/lzuP+S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fEXXBAAAA2wAAAA8AAAAAAAAAAAAAAAAAmAIAAGRycy9kb3du&#10;cmV2LnhtbFBLBQYAAAAABAAEAPUAAACGAwAAAAA=&#10;" adj="16155,136408,11006,22890"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v:textbox>
                  <o:callout v:ext="edit" minusx="t" minusy="t"/>
                </v:shape>
                <v:shape id="Line Callout 1 12" o:spid="_x0000_s1037" type="#_x0000_t47" style="position:absolute;left:27647;top:5243;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2xs8IA&#10;AADbAAAADwAAAGRycy9kb3ducmV2LnhtbERPTWuDQBC9B/Iflgn0FtdYmop1E4IQKBRKNZZeB3eq&#10;UndW3E1i/323EMhtHu9z8v1sBnGhyfWWFWyiGARxY3XPrYL6dFynIJxH1jhYJgW/5GC/Wy5yzLS9&#10;ckmXyrcihLDLUEHn/ZhJ6ZqODLrIjsSB+7aTQR/g1Eo94TWEm0EmcbyVBnsODR2OVHTU/FRno+Dt&#10;2aWfdVoW7+lQf5Tb8vFpjL+UeljNhxcQnmZ/F9/crzrMT+D/l3C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GzwgAAANsAAAAPAAAAAAAAAAAAAAAAAJgCAABkcnMvZG93&#10;bnJldi54bWxQSwUGAAAAAAQABAD1AAAAhwMAAAAA&#10;" adj="-1213,138293,11006,22890" fillcolor="#4f81bd [3204]" strokecolor="#243f60 [1604]" strokeweight="1pt">
                  <v:textbox inset="0,.72pt,0,.72pt">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v:textbox>
                  <o:callout v:ext="edit" minusy="t"/>
                </v:shape>
                <w10:anchorlock/>
              </v:group>
            </w:pict>
          </mc:Fallback>
        </mc:AlternateContent>
      </w:r>
    </w:p>
    <w:p w:rsidR="002E60AA" w:rsidRDefault="00460489" w:rsidP="002E60AA">
      <w:pPr>
        <w:rPr>
          <w:noProof/>
        </w:rPr>
      </w:pPr>
      <w:r>
        <w:t>This photo shows the three main parts of the current housing design</w:t>
      </w:r>
      <w:r w:rsidR="00B64820">
        <w:t>:</w:t>
      </w:r>
      <w:r>
        <w:t xml:space="preserve"> front, tube, and </w:t>
      </w:r>
      <w:r w:rsidR="00B64820">
        <w:t>plug</w:t>
      </w:r>
      <w:r>
        <w:t xml:space="preserve">, with ergonomic features.  Note how the handpiece sits in the hand, and the cables lay on the wrist for support, so that the cable weight doesn’t torque the </w:t>
      </w:r>
      <w:r w:rsidR="00B50731">
        <w:t>handpiece</w:t>
      </w:r>
      <w:r>
        <w:t>.  The housing front part is mainly an ergonomic feature</w:t>
      </w:r>
      <w:r w:rsidR="00B119F6">
        <w:t xml:space="preserve">, but also has an important role as a reaction mass.  </w:t>
      </w:r>
      <w:r>
        <w:t xml:space="preserve">Note how it sticks out in front of the output plate.  This is not mechanically desirable because it </w:t>
      </w:r>
      <w:r w:rsidR="00B50731">
        <w:t xml:space="preserve">requires a longer tool, increasing </w:t>
      </w:r>
      <w:r>
        <w:t xml:space="preserve">the moment at the tool tip and at the side load point (remote center of motion or RCM), but </w:t>
      </w:r>
      <w:r w:rsidR="00B119F6">
        <w:t xml:space="preserve">this extension of </w:t>
      </w:r>
      <w:r>
        <w:t xml:space="preserve">the housing in front allows it to </w:t>
      </w:r>
      <w:r w:rsidR="00AA6D2F">
        <w:t>have the reduced radius finger notch, which gives a more desirable grip in the hand.</w:t>
      </w:r>
      <w:r w:rsidR="00B64820">
        <w:t xml:space="preserve"> </w:t>
      </w:r>
      <w:r w:rsidR="00AA6D2F">
        <w:t xml:space="preserve">The housing tube extends a considerable distance back from the manipulator base, giving room for electronics, cable termination and strain relief.  It would not be desirable for the handle </w:t>
      </w:r>
      <w:r w:rsidR="00B119F6">
        <w:t>be much</w:t>
      </w:r>
      <w:r w:rsidR="00AA6D2F">
        <w:t xml:space="preserve"> longer than this version because this affects the balance of the tool in the hand, and cable tension would torque the handpiece.  A somewhat larger diameter is something that we can live with.</w:t>
      </w:r>
      <w:r w:rsidR="00AA6D2F" w:rsidRPr="00AA6D2F">
        <w:rPr>
          <w:noProof/>
        </w:rPr>
        <w:t xml:space="preserve"> </w:t>
      </w:r>
      <w:r w:rsidR="002E60AA">
        <w:rPr>
          <w:noProof/>
        </w:rPr>
        <w:t xml:space="preserve"> </w:t>
      </w:r>
    </w:p>
    <w:p w:rsidR="002E60AA" w:rsidRDefault="002E60AA">
      <w:pPr>
        <w:rPr>
          <w:noProof/>
        </w:rPr>
      </w:pPr>
      <w:r>
        <w:rPr>
          <w:noProof/>
        </w:rPr>
        <w:br w:type="page"/>
      </w:r>
    </w:p>
    <w:p w:rsidR="002E60AA" w:rsidRDefault="002E60AA" w:rsidP="002E60AA">
      <w:r>
        <w:lastRenderedPageBreak/>
        <w:t xml:space="preserve">Here’s an exploded view showing how the </w:t>
      </w:r>
      <w:r w:rsidR="007A194B">
        <w:t xml:space="preserve">current </w:t>
      </w:r>
      <w:r>
        <w:t xml:space="preserve">housing breaks down, and how the innards fit inside.  The top part is a shroud for the LEDs, which is not shown in the photo.  </w:t>
      </w:r>
      <w:r w:rsidR="00F358AE" w:rsidRPr="008A1A69">
        <w:rPr>
          <w:b/>
        </w:rPr>
        <w:t>We’d like a major change in the housing from the current design:</w:t>
      </w:r>
      <w:r w:rsidR="00F358AE">
        <w:t xml:space="preserve"> omitting the large cutout side cutout which allows </w:t>
      </w:r>
      <w:r w:rsidR="007A194B">
        <w:t xml:space="preserve">tracking of the </w:t>
      </w:r>
      <w:r w:rsidR="00F358AE">
        <w:t xml:space="preserve">moving LEDs </w:t>
      </w:r>
      <w:r w:rsidR="007A194B">
        <w:t xml:space="preserve">on the output plate.  </w:t>
      </w:r>
      <w:r w:rsidR="00F358AE">
        <w:t xml:space="preserve">Our plan is to </w:t>
      </w:r>
      <w:r w:rsidR="007A194B">
        <w:t>have only one triad of LEDs fixed to the handle, and rely on the internal NST position sensors to generate the desired output motion.  This gives a simpler and much better sealed housing design. The handle LED mount can be attached to the exterior of the housing, rather than to the manipulator structure.</w:t>
      </w:r>
    </w:p>
    <w:p w:rsidR="002E60AA" w:rsidRDefault="002E60AA" w:rsidP="002E60AA">
      <w:r>
        <w:rPr>
          <w:noProof/>
        </w:rPr>
        <w:drawing>
          <wp:inline distT="0" distB="0" distL="0" distR="0" wp14:anchorId="672B8BE9" wp14:editId="0CA34642">
            <wp:extent cx="3971707" cy="2680379"/>
            <wp:effectExtent l="0" t="0" r="0" b="5715"/>
            <wp:docPr id="13" name="Picture 13" descr="C:\Users\ram\Desktop\Micron CAD\exploded_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Desktop\Micron CAD\exploded_render.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920" t="18495" r="16216" b="21311"/>
                    <a:stretch/>
                  </pic:blipFill>
                  <pic:spPr bwMode="auto">
                    <a:xfrm>
                      <a:off x="0" y="0"/>
                      <a:ext cx="3971975" cy="2680560"/>
                    </a:xfrm>
                    <a:prstGeom prst="rect">
                      <a:avLst/>
                    </a:prstGeom>
                    <a:noFill/>
                    <a:ln>
                      <a:noFill/>
                    </a:ln>
                    <a:extLst>
                      <a:ext uri="{53640926-AAD7-44D8-BBD7-CCE9431645EC}">
                        <a14:shadowObscured xmlns:a14="http://schemas.microsoft.com/office/drawing/2010/main"/>
                      </a:ext>
                    </a:extLst>
                  </pic:spPr>
                </pic:pic>
              </a:graphicData>
            </a:graphic>
          </wp:inline>
        </w:drawing>
      </w:r>
    </w:p>
    <w:p w:rsidR="00B119F6" w:rsidRDefault="00B119F6" w:rsidP="002E60AA">
      <w:r>
        <w:t xml:space="preserve">See </w:t>
      </w:r>
      <w:r w:rsidRPr="00B119F6">
        <w:t>SWYANG 020813\06242013_FigGen</w:t>
      </w:r>
      <w:r>
        <w:t>\</w:t>
      </w:r>
      <w:proofErr w:type="spellStart"/>
      <w:r w:rsidRPr="00B119F6">
        <w:t>ASM_Micron_All_Assembled.iam</w:t>
      </w:r>
      <w:proofErr w:type="spellEnd"/>
    </w:p>
    <w:p w:rsidR="00A20078" w:rsidRDefault="00A20078">
      <w:r>
        <w:br w:type="page"/>
      </w:r>
    </w:p>
    <w:p w:rsidR="00B119F6" w:rsidRDefault="00A20078" w:rsidP="002E60AA">
      <w:r>
        <w:lastRenderedPageBreak/>
        <w:t>LED flex:</w:t>
      </w:r>
    </w:p>
    <w:p w:rsidR="00A20078" w:rsidRDefault="00A20078" w:rsidP="002E60AA">
      <w:r>
        <w:t>We’d like to integrate our current LED flex circuit design into the handle.</w:t>
      </w:r>
    </w:p>
    <w:p w:rsidR="00A20078" w:rsidRDefault="00A20078" w:rsidP="002E60AA">
      <w:pPr>
        <w:rPr>
          <w:ins w:id="13" w:author="Rob Maclachlan" w:date="2016-03-11T14:33:00Z"/>
        </w:rPr>
      </w:pPr>
      <w:r>
        <w:rPr>
          <w:noProof/>
        </w:rPr>
        <w:drawing>
          <wp:inline distT="0" distB="0" distL="0" distR="0" wp14:anchorId="262A9202" wp14:editId="4A3013A5">
            <wp:extent cx="5945068" cy="3950767"/>
            <wp:effectExtent l="0" t="0" r="0" b="0"/>
            <wp:docPr id="1" name="Picture 1" descr="C:\Users\ram\Desktop\Micron CAD\Select tidbits\led_f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Desktop\Micron CAD\Select tidbits\led_flex.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4113"/>
                    <a:stretch/>
                  </pic:blipFill>
                  <pic:spPr bwMode="auto">
                    <a:xfrm>
                      <a:off x="0" y="0"/>
                      <a:ext cx="5943600" cy="3949791"/>
                    </a:xfrm>
                    <a:prstGeom prst="rect">
                      <a:avLst/>
                    </a:prstGeom>
                    <a:noFill/>
                    <a:ln>
                      <a:noFill/>
                    </a:ln>
                    <a:extLst>
                      <a:ext uri="{53640926-AAD7-44D8-BBD7-CCE9431645EC}">
                        <a14:shadowObscured xmlns:a14="http://schemas.microsoft.com/office/drawing/2010/main"/>
                      </a:ext>
                    </a:extLst>
                  </pic:spPr>
                </pic:pic>
              </a:graphicData>
            </a:graphic>
          </wp:inline>
        </w:drawing>
      </w:r>
    </w:p>
    <w:p w:rsidR="00CF163B" w:rsidRDefault="00CF163B" w:rsidP="002E60AA">
      <w:pPr>
        <w:rPr>
          <w:ins w:id="14" w:author="Rob Maclachlan" w:date="2016-03-11T14:43:00Z"/>
        </w:rPr>
      </w:pPr>
      <w:ins w:id="15" w:author="Rob Maclachlan" w:date="2016-03-11T14:33:00Z">
        <w:r>
          <w:t>We will drive the LEDs from our box.</w:t>
        </w:r>
        <w:r>
          <w:t xml:space="preserve">  If you can transition our LED flex (0.5mm pitch, 6 </w:t>
        </w:r>
        <w:proofErr w:type="gramStart"/>
        <w:r>
          <w:t>conductor</w:t>
        </w:r>
        <w:proofErr w:type="gramEnd"/>
        <w:r>
          <w:t>) to three twisted pairs in the cable, then that would work with either the present LEDs or a future magnetic sensor.  These pairs do not need individual shields, but should have a shield between them and the power/digital signal wires.</w:t>
        </w:r>
      </w:ins>
      <w:ins w:id="16" w:author="Rob Maclachlan" w:date="2016-03-11T14:40:00Z">
        <w:r>
          <w:t xml:space="preserve">  We used </w:t>
        </w:r>
        <w:r w:rsidRPr="00CF163B">
          <w:t>OM-XF2L-0625-1</w:t>
        </w:r>
      </w:ins>
      <w:ins w:id="17" w:author="Rob Maclachlan" w:date="2016-03-11T14:42:00Z">
        <w:r>
          <w:t>.  A flip-lock connector is preferable</w:t>
        </w:r>
      </w:ins>
      <w:ins w:id="18" w:author="Rob Maclachlan" w:date="2016-03-11T14:43:00Z">
        <w:r w:rsidR="00AA0B45">
          <w:t xml:space="preserve">, but we didn’t have enough space between boards for that.  If pin 1 is at bottom in the above drawing, then </w:t>
        </w:r>
        <w:proofErr w:type="spellStart"/>
        <w:r w:rsidR="00AA0B45">
          <w:t>pinout</w:t>
        </w:r>
        <w:proofErr w:type="spellEnd"/>
        <w:r w:rsidR="00AA0B45">
          <w:t xml:space="preserve"> is:</w:t>
        </w:r>
      </w:ins>
    </w:p>
    <w:p w:rsidR="00AA0B45" w:rsidRDefault="00AA0B45" w:rsidP="00AA0B45">
      <w:pPr>
        <w:spacing w:after="0"/>
        <w:ind w:left="720"/>
        <w:rPr>
          <w:ins w:id="19" w:author="Rob Maclachlan" w:date="2016-03-11T14:45:00Z"/>
        </w:rPr>
        <w:pPrChange w:id="20" w:author="Rob Maclachlan" w:date="2016-03-11T14:45:00Z">
          <w:pPr/>
        </w:pPrChange>
      </w:pPr>
      <w:ins w:id="21" w:author="Rob Maclachlan" w:date="2016-03-11T14:45:00Z">
        <w:r>
          <w:t>Anode 1</w:t>
        </w:r>
      </w:ins>
    </w:p>
    <w:p w:rsidR="00AA0B45" w:rsidRDefault="00AA0B45" w:rsidP="00AA0B45">
      <w:pPr>
        <w:spacing w:after="0"/>
        <w:ind w:left="720"/>
        <w:rPr>
          <w:ins w:id="22" w:author="Rob Maclachlan" w:date="2016-03-11T14:45:00Z"/>
        </w:rPr>
        <w:pPrChange w:id="23" w:author="Rob Maclachlan" w:date="2016-03-11T14:45:00Z">
          <w:pPr/>
        </w:pPrChange>
      </w:pPr>
      <w:ins w:id="24" w:author="Rob Maclachlan" w:date="2016-03-11T14:45:00Z">
        <w:r>
          <w:t>Cathode 1</w:t>
        </w:r>
      </w:ins>
    </w:p>
    <w:p w:rsidR="00AA0B45" w:rsidRDefault="00AA0B45" w:rsidP="00AA0B45">
      <w:pPr>
        <w:spacing w:after="0"/>
        <w:ind w:left="720"/>
        <w:rPr>
          <w:ins w:id="25" w:author="Rob Maclachlan" w:date="2016-03-11T14:45:00Z"/>
        </w:rPr>
        <w:pPrChange w:id="26" w:author="Rob Maclachlan" w:date="2016-03-11T14:45:00Z">
          <w:pPr/>
        </w:pPrChange>
      </w:pPr>
      <w:ins w:id="27" w:author="Rob Maclachlan" w:date="2016-03-11T14:45:00Z">
        <w:r>
          <w:t>Anode 2</w:t>
        </w:r>
      </w:ins>
    </w:p>
    <w:p w:rsidR="00AA0B45" w:rsidRDefault="00AA0B45" w:rsidP="00AA0B45">
      <w:pPr>
        <w:spacing w:after="0"/>
        <w:ind w:left="720"/>
        <w:rPr>
          <w:ins w:id="28" w:author="Rob Maclachlan" w:date="2016-03-11T14:45:00Z"/>
        </w:rPr>
        <w:pPrChange w:id="29" w:author="Rob Maclachlan" w:date="2016-03-11T14:45:00Z">
          <w:pPr/>
        </w:pPrChange>
      </w:pPr>
      <w:ins w:id="30" w:author="Rob Maclachlan" w:date="2016-03-11T14:45:00Z">
        <w:r>
          <w:t>Cathode 2</w:t>
        </w:r>
      </w:ins>
    </w:p>
    <w:p w:rsidR="00AA0B45" w:rsidRDefault="00AA0B45" w:rsidP="00AA0B45">
      <w:pPr>
        <w:spacing w:after="0"/>
        <w:ind w:left="720"/>
        <w:rPr>
          <w:ins w:id="31" w:author="Rob Maclachlan" w:date="2016-03-11T14:45:00Z"/>
        </w:rPr>
        <w:pPrChange w:id="32" w:author="Rob Maclachlan" w:date="2016-03-11T14:45:00Z">
          <w:pPr/>
        </w:pPrChange>
      </w:pPr>
      <w:ins w:id="33" w:author="Rob Maclachlan" w:date="2016-03-11T14:45:00Z">
        <w:r>
          <w:t xml:space="preserve">Anode 3 </w:t>
        </w:r>
      </w:ins>
    </w:p>
    <w:p w:rsidR="00AA0B45" w:rsidRDefault="00AA0B45" w:rsidP="00AA0B45">
      <w:pPr>
        <w:spacing w:after="0"/>
        <w:ind w:left="720"/>
        <w:rPr>
          <w:ins w:id="34" w:author="Rob Maclachlan" w:date="2016-03-11T14:34:00Z"/>
        </w:rPr>
        <w:pPrChange w:id="35" w:author="Rob Maclachlan" w:date="2016-03-11T14:45:00Z">
          <w:pPr/>
        </w:pPrChange>
      </w:pPr>
      <w:ins w:id="36" w:author="Rob Maclachlan" w:date="2016-03-11T14:45:00Z">
        <w:r>
          <w:t>Cathode 3</w:t>
        </w:r>
      </w:ins>
    </w:p>
    <w:p w:rsidR="00FF1793" w:rsidRDefault="00FF1793" w:rsidP="002E60AA">
      <w:pPr>
        <w:rPr>
          <w:ins w:id="37" w:author="Rob Maclachlan" w:date="2016-03-11T14:52:00Z"/>
        </w:rPr>
      </w:pPr>
    </w:p>
    <w:p w:rsidR="00CF163B" w:rsidRDefault="00FF1793" w:rsidP="002E60AA">
      <w:ins w:id="38" w:author="Rob Maclachlan" w:date="2016-03-11T14:47:00Z">
        <w:r>
          <w:t xml:space="preserve">We will bond the LED end of the flex to an approximately square plate which will screw down to a mounting point on the housing front. </w:t>
        </w:r>
      </w:ins>
      <w:ins w:id="39" w:author="Rob Maclachlan" w:date="2016-03-11T14:50:00Z">
        <w:r>
          <w:t xml:space="preserve"> Screws will be in the </w:t>
        </w:r>
      </w:ins>
      <w:ins w:id="40" w:author="Rob Maclachlan" w:date="2016-03-11T14:51:00Z">
        <w:r>
          <w:t xml:space="preserve">semi-circular </w:t>
        </w:r>
      </w:ins>
      <w:ins w:id="41" w:author="Rob Maclachlan" w:date="2016-03-11T14:50:00Z">
        <w:r>
          <w:t xml:space="preserve">“mouth” </w:t>
        </w:r>
      </w:ins>
      <w:ins w:id="42" w:author="Rob Maclachlan" w:date="2016-03-11T14:51:00Z">
        <w:r>
          <w:t>cutout</w:t>
        </w:r>
      </w:ins>
      <w:ins w:id="43" w:author="Rob Maclachlan" w:date="2016-03-11T14:54:00Z">
        <w:r w:rsidR="00D85F4C">
          <w:t xml:space="preserve"> area, where the underlying plate is exposed</w:t>
        </w:r>
      </w:ins>
      <w:ins w:id="44" w:author="Rob Maclachlan" w:date="2016-03-11T14:51:00Z">
        <w:r>
          <w:t>.</w:t>
        </w:r>
      </w:ins>
      <w:ins w:id="45" w:author="Rob Maclachlan" w:date="2016-03-11T14:47:00Z">
        <w:r>
          <w:t xml:space="preserve"> </w:t>
        </w:r>
        <w:proofErr w:type="gramStart"/>
        <w:r>
          <w:t>There</w:t>
        </w:r>
        <w:proofErr w:type="gramEnd"/>
        <w:r>
          <w:t xml:space="preserve"> should be a slot in the housing which will pass the connector end.  I think there should be plenty of flex length.</w:t>
        </w:r>
      </w:ins>
    </w:p>
    <w:p w:rsidR="005E31AC" w:rsidRDefault="00D85F4C">
      <w:pPr>
        <w:rPr>
          <w:ins w:id="46" w:author="Rob Maclachlan" w:date="2016-03-11T14:55:00Z"/>
          <w:b/>
        </w:rPr>
      </w:pPr>
      <w:ins w:id="47" w:author="Rob Maclachlan" w:date="2016-03-11T14:55:00Z">
        <w:r w:rsidRPr="00D85F4C">
          <w:rPr>
            <w:b/>
            <w:rPrChange w:id="48" w:author="Rob Maclachlan" w:date="2016-03-11T14:55:00Z">
              <w:rPr/>
            </w:rPrChange>
          </w:rPr>
          <w:lastRenderedPageBreak/>
          <w:t>Mechanical overload robustness:</w:t>
        </w:r>
      </w:ins>
    </w:p>
    <w:p w:rsidR="00D85F4C" w:rsidRDefault="00D85F4C">
      <w:pPr>
        <w:rPr>
          <w:ins w:id="49" w:author="Rob Maclachlan" w:date="2016-03-11T14:59:00Z"/>
        </w:rPr>
      </w:pPr>
      <w:ins w:id="50" w:author="Rob Maclachlan" w:date="2016-03-11T14:55:00Z">
        <w:r>
          <w:t>Something to keep in mind is that the tool goes into a relatively uncontrolled mechanical environment, and we</w:t>
        </w:r>
      </w:ins>
      <w:ins w:id="51" w:author="Rob Maclachlan" w:date="2016-03-11T14:56:00Z">
        <w:r>
          <w:t xml:space="preserve">’d like this to stand up </w:t>
        </w:r>
        <w:proofErr w:type="gramStart"/>
        <w:r>
          <w:t>a</w:t>
        </w:r>
        <w:proofErr w:type="gramEnd"/>
        <w:r>
          <w:t xml:space="preserve"> at least a few years of occasional abuse.  </w:t>
        </w:r>
      </w:ins>
      <w:ins w:id="52" w:author="Rob Maclachlan" w:date="2016-03-11T15:02:00Z">
        <w:r>
          <w:t xml:space="preserve">If someone drops the handpiece point down, then something bad is likely to happen.  As far as I know, this has never happened (but then they probably wouldn’t have told me, either).  </w:t>
        </w:r>
      </w:ins>
      <w:ins w:id="53" w:author="Rob Maclachlan" w:date="2016-03-11T14:56:00Z">
        <w:r>
          <w:t xml:space="preserve">We took the current Micron to NIH for a demo once, and one of the flexures failed at the glue bond to the aluminum base.  </w:t>
        </w:r>
      </w:ins>
      <w:ins w:id="54" w:author="Rob Maclachlan" w:date="2016-03-11T14:58:00Z">
        <w:r>
          <w:t xml:space="preserve">I could see a curl of aluminum wrapped around the needle which someone had carved off of our microscope base.  This flexure bond failure has been </w:t>
        </w:r>
      </w:ins>
      <w:ins w:id="55" w:author="Rob Maclachlan" w:date="2016-03-11T14:59:00Z">
        <w:r>
          <w:t xml:space="preserve">annoyingly common, </w:t>
        </w:r>
      </w:ins>
      <w:ins w:id="56" w:author="Rob Maclachlan" w:date="2016-03-11T14:56:00Z">
        <w:r>
          <w:t xml:space="preserve">but may </w:t>
        </w:r>
      </w:ins>
      <w:ins w:id="57" w:author="Rob Maclachlan" w:date="2016-03-11T14:59:00Z">
        <w:r>
          <w:t>been saving</w:t>
        </w:r>
      </w:ins>
      <w:ins w:id="58" w:author="Rob Maclachlan" w:date="2016-03-11T14:56:00Z">
        <w:r>
          <w:t xml:space="preserve"> us from damaging other parts.  </w:t>
        </w:r>
      </w:ins>
    </w:p>
    <w:p w:rsidR="00090C9E" w:rsidRDefault="00D85F4C">
      <w:pPr>
        <w:rPr>
          <w:ins w:id="59" w:author="Rob Maclachlan" w:date="2016-03-11T15:16:00Z"/>
        </w:rPr>
      </w:pPr>
      <w:ins w:id="60" w:author="Rob Maclachlan" w:date="2016-03-11T15:01:00Z">
        <w:r>
          <w:t xml:space="preserve">What I’m asking is that you think about what is going to happen when a big overload is applied to the output.  </w:t>
        </w:r>
      </w:ins>
      <w:ins w:id="61" w:author="Rob Maclachlan" w:date="2016-03-11T15:45:00Z">
        <w:r w:rsidR="00275F0D">
          <w:t>Because</w:t>
        </w:r>
        <w:r w:rsidR="00275F0D">
          <w:t xml:space="preserve"> a lot of our tools have substantial flex to them</w:t>
        </w:r>
      </w:ins>
      <w:ins w:id="62" w:author="Rob Maclachlan" w:date="2016-03-11T15:46:00Z">
        <w:r w:rsidR="00275F0D">
          <w:t>, t</w:t>
        </w:r>
      </w:ins>
      <w:ins w:id="63" w:author="Rob Maclachlan" w:date="2016-03-11T15:08:00Z">
        <w:r w:rsidR="00286C1C">
          <w:t xml:space="preserve">he most likely high overload is more or </w:t>
        </w:r>
        <w:r w:rsidR="00275F0D">
          <w:t>less straight in (-Z direction)</w:t>
        </w:r>
      </w:ins>
      <w:ins w:id="64" w:author="Rob Maclachlan" w:date="2016-03-11T15:09:00Z">
        <w:r w:rsidR="00286C1C">
          <w:t>.</w:t>
        </w:r>
      </w:ins>
      <w:ins w:id="65" w:author="Rob Maclachlan" w:date="2016-03-11T15:10:00Z">
        <w:r w:rsidR="00286C1C">
          <w:t xml:space="preserve">  B</w:t>
        </w:r>
      </w:ins>
      <w:ins w:id="66" w:author="Rob Maclachlan" w:date="2016-03-11T15:08:00Z">
        <w:r w:rsidR="00275F0D">
          <w:t>ea</w:t>
        </w:r>
      </w:ins>
      <w:ins w:id="67" w:author="Rob Maclachlan" w:date="2016-03-11T15:45:00Z">
        <w:r w:rsidR="00275F0D">
          <w:t xml:space="preserve">r </w:t>
        </w:r>
      </w:ins>
      <w:ins w:id="68" w:author="Rob Maclachlan" w:date="2016-03-11T15:08:00Z">
        <w:r w:rsidR="00286C1C">
          <w:t xml:space="preserve">in mind that </w:t>
        </w:r>
      </w:ins>
      <w:ins w:id="69" w:author="Rob Maclachlan" w:date="2016-03-11T15:10:00Z">
        <w:r w:rsidR="00286C1C">
          <w:t>when there is an overload</w:t>
        </w:r>
      </w:ins>
      <w:ins w:id="70" w:author="Rob Maclachlan" w:date="2016-03-11T15:52:00Z">
        <w:r w:rsidR="00275F0D">
          <w:t xml:space="preserve"> </w:t>
        </w:r>
      </w:ins>
      <w:ins w:id="71" w:author="Rob Maclachlan" w:date="2016-03-11T15:55:00Z">
        <w:r w:rsidR="00275F0D">
          <w:t>while</w:t>
        </w:r>
      </w:ins>
      <w:ins w:id="72" w:author="Rob Maclachlan" w:date="2016-03-11T15:52:00Z">
        <w:r w:rsidR="00275F0D">
          <w:t xml:space="preserve"> micron is on</w:t>
        </w:r>
      </w:ins>
      <w:ins w:id="73" w:author="Rob Maclachlan" w:date="2016-03-11T15:10:00Z">
        <w:r w:rsidR="00286C1C">
          <w:t>, it is very like</w:t>
        </w:r>
      </w:ins>
      <w:ins w:id="74" w:author="Rob Maclachlan" w:date="2016-03-11T15:54:00Z">
        <w:r w:rsidR="00275F0D">
          <w:t>ly</w:t>
        </w:r>
      </w:ins>
      <w:ins w:id="75" w:author="Rob Maclachlan" w:date="2016-03-11T15:10:00Z">
        <w:r w:rsidR="00286C1C">
          <w:t xml:space="preserve"> </w:t>
        </w:r>
      </w:ins>
      <w:ins w:id="76" w:author="Rob Maclachlan" w:date="2016-03-11T15:11:00Z">
        <w:r w:rsidR="00286C1C">
          <w:t xml:space="preserve">that stabilization is going to </w:t>
        </w:r>
      </w:ins>
      <w:ins w:id="77" w:author="Rob Maclachlan" w:date="2016-03-11T15:54:00Z">
        <w:r w:rsidR="00275F0D">
          <w:t xml:space="preserve">have </w:t>
        </w:r>
      </w:ins>
      <w:ins w:id="78" w:author="Rob Maclachlan" w:date="2016-03-11T15:11:00Z">
        <w:r w:rsidR="00286C1C">
          <w:t xml:space="preserve">driven </w:t>
        </w:r>
      </w:ins>
      <w:ins w:id="79" w:author="Rob Maclachlan" w:date="2016-03-11T15:10:00Z">
        <w:r w:rsidR="00286C1C">
          <w:t xml:space="preserve">the </w:t>
        </w:r>
      </w:ins>
      <w:ins w:id="80" w:author="Rob Maclachlan" w:date="2016-03-11T15:08:00Z">
        <w:r w:rsidR="00286C1C">
          <w:t xml:space="preserve">manipulator </w:t>
        </w:r>
      </w:ins>
      <w:ins w:id="81" w:author="Rob Maclachlan" w:date="2016-03-11T15:10:00Z">
        <w:r w:rsidR="00286C1C">
          <w:t xml:space="preserve">near </w:t>
        </w:r>
      </w:ins>
      <w:ins w:id="82" w:author="Rob Maclachlan" w:date="2016-03-11T15:11:00Z">
        <w:r w:rsidR="00286C1C">
          <w:t xml:space="preserve">to </w:t>
        </w:r>
      </w:ins>
      <w:ins w:id="83" w:author="Rob Maclachlan" w:date="2016-03-11T15:10:00Z">
        <w:r w:rsidR="00286C1C">
          <w:t>one of its travel limits</w:t>
        </w:r>
      </w:ins>
      <w:ins w:id="84" w:author="Rob Maclachlan" w:date="2016-03-11T15:52:00Z">
        <w:r w:rsidR="00275F0D">
          <w:t xml:space="preserve"> (</w:t>
        </w:r>
      </w:ins>
      <w:ins w:id="85" w:author="Rob Maclachlan" w:date="2016-03-11T15:55:00Z">
        <w:r w:rsidR="00275F0D">
          <w:t>probably</w:t>
        </w:r>
      </w:ins>
      <w:ins w:id="86" w:author="Rob Maclachlan" w:date="2016-03-11T15:52:00Z">
        <w:r w:rsidR="00275F0D">
          <w:t xml:space="preserve"> in the –Z direction)</w:t>
        </w:r>
      </w:ins>
      <w:ins w:id="87" w:author="Rob Maclachlan" w:date="2016-03-11T15:53:00Z">
        <w:r w:rsidR="00275F0D">
          <w:t>.</w:t>
        </w:r>
      </w:ins>
      <w:ins w:id="88" w:author="Rob Maclachlan" w:date="2016-03-11T15:08:00Z">
        <w:r w:rsidR="00286C1C">
          <w:t xml:space="preserve">  </w:t>
        </w:r>
      </w:ins>
      <w:ins w:id="89" w:author="Rob Maclachlan" w:date="2016-03-11T15:06:00Z">
        <w:r w:rsidR="00286C1C">
          <w:t xml:space="preserve">What do you think is the weakest part, and is it easy to repair?  </w:t>
        </w:r>
      </w:ins>
    </w:p>
    <w:p w:rsidR="00D85F4C" w:rsidRDefault="00D85F4C">
      <w:pPr>
        <w:rPr>
          <w:ins w:id="90" w:author="Rob Maclachlan" w:date="2016-03-11T15:12:00Z"/>
        </w:rPr>
      </w:pPr>
      <w:ins w:id="91" w:author="Rob Maclachlan" w:date="2016-03-11T15:02:00Z">
        <w:r>
          <w:t xml:space="preserve">I’m a bit nervous about the 0.8 mm diameter of the </w:t>
        </w:r>
      </w:ins>
      <w:proofErr w:type="spellStart"/>
      <w:ins w:id="92" w:author="Rob Maclachlan" w:date="2016-03-11T15:03:00Z">
        <w:r w:rsidR="00286C1C">
          <w:t>Shaft_platform</w:t>
        </w:r>
        <w:proofErr w:type="spellEnd"/>
        <w:r w:rsidR="00286C1C">
          <w:t xml:space="preserve"> part.  </w:t>
        </w:r>
      </w:ins>
      <w:ins w:id="93" w:author="Rob Maclachlan" w:date="2016-03-11T15:16:00Z">
        <w:r w:rsidR="00090C9E">
          <w:t xml:space="preserve">For the shafts, I am much more concerned about robustness than mass or ferromagnetic material.  </w:t>
        </w:r>
      </w:ins>
      <w:ins w:id="94" w:author="Rob Maclachlan" w:date="2016-03-11T15:03:00Z">
        <w:r w:rsidR="00286C1C">
          <w:t xml:space="preserve">I hope this is a springy high-strength material?  </w:t>
        </w:r>
      </w:ins>
      <w:ins w:id="95" w:author="Rob Maclachlan" w:date="2016-03-11T15:15:00Z">
        <w:r w:rsidR="00090C9E">
          <w:t xml:space="preserve">If the shafts would buckle and spring back, that might be a good way of dealing with gross overload.  </w:t>
        </w:r>
      </w:ins>
      <w:ins w:id="96" w:author="Rob Maclachlan" w:date="2016-03-11T15:16:00Z">
        <w:r w:rsidR="00090C9E">
          <w:t xml:space="preserve">Having the balls pop out of their sockets would </w:t>
        </w:r>
      </w:ins>
      <w:ins w:id="97" w:author="Rob Maclachlan" w:date="2016-03-11T15:49:00Z">
        <w:r w:rsidR="00275F0D">
          <w:t xml:space="preserve">also </w:t>
        </w:r>
      </w:ins>
      <w:ins w:id="98" w:author="Rob Maclachlan" w:date="2016-03-11T15:16:00Z">
        <w:r w:rsidR="00090C9E">
          <w:t xml:space="preserve">be a relatively benign failure mode.  </w:t>
        </w:r>
      </w:ins>
      <w:ins w:id="99" w:author="Rob Maclachlan" w:date="2016-03-11T15:50:00Z">
        <w:r w:rsidR="00275F0D">
          <w:t>H</w:t>
        </w:r>
      </w:ins>
      <w:ins w:id="100" w:author="Rob Maclachlan" w:date="2016-03-11T15:03:00Z">
        <w:r w:rsidR="00286C1C">
          <w:t>ow are the balls attached to the shaft?</w:t>
        </w:r>
      </w:ins>
      <w:ins w:id="101" w:author="Rob Maclachlan" w:date="2016-03-11T15:05:00Z">
        <w:r w:rsidR="00275F0D">
          <w:t xml:space="preserve">  </w:t>
        </w:r>
      </w:ins>
    </w:p>
    <w:p w:rsidR="00286C1C" w:rsidRDefault="00286C1C">
      <w:pPr>
        <w:rPr>
          <w:ins w:id="102" w:author="Rob Maclachlan" w:date="2016-03-11T15:19:00Z"/>
        </w:rPr>
      </w:pPr>
      <w:ins w:id="103" w:author="Rob Maclachlan" w:date="2016-03-11T15:12:00Z">
        <w:r>
          <w:t xml:space="preserve">For what it’s worth, in our first version of the Squiggle handpiece, we went for the smallest bearings we could find, less than 1mm ID.  </w:t>
        </w:r>
      </w:ins>
      <w:ins w:id="104" w:author="Rob Maclachlan" w:date="2016-03-11T15:13:00Z">
        <w:r>
          <w:t>As I recall, we</w:t>
        </w:r>
      </w:ins>
      <w:ins w:id="105" w:author="Rob Maclachlan" w:date="2016-03-11T15:12:00Z">
        <w:r>
          <w:t xml:space="preserve"> started out with aluminum for the inner shaft part, and it bent before we had even got the thing assembled.</w:t>
        </w:r>
      </w:ins>
      <w:ins w:id="106" w:author="Rob Maclachlan" w:date="2016-03-11T15:14:00Z">
        <w:r w:rsidR="00090C9E">
          <w:t xml:space="preserve">  In our current version, we are using a 1mm stainless shaft part to transition from the Squiggle screw to bearing.</w:t>
        </w:r>
      </w:ins>
    </w:p>
    <w:p w:rsidR="000026AF" w:rsidRDefault="00090C9E">
      <w:pPr>
        <w:rPr>
          <w:ins w:id="107" w:author="Rob Maclachlan" w:date="2016-03-11T15:29:00Z"/>
        </w:rPr>
      </w:pPr>
      <w:ins w:id="108" w:author="Rob Maclachlan" w:date="2016-03-11T15:19:00Z">
        <w:r>
          <w:t xml:space="preserve">If necessary for robustness, we could relax </w:t>
        </w:r>
      </w:ins>
      <w:ins w:id="109" w:author="Rob Maclachlan" w:date="2016-03-11T15:47:00Z">
        <w:r w:rsidR="00275F0D">
          <w:t xml:space="preserve">requirements such as </w:t>
        </w:r>
      </w:ins>
      <w:ins w:id="110" w:author="Rob Maclachlan" w:date="2016-03-11T15:19:00Z">
        <w:r>
          <w:t>the resonant frequency</w:t>
        </w:r>
      </w:ins>
      <w:ins w:id="111" w:author="Rob Maclachlan" w:date="2016-03-11T15:27:00Z">
        <w:r w:rsidR="000026AF">
          <w:t>.  In my notes abou</w:t>
        </w:r>
      </w:ins>
      <w:ins w:id="112" w:author="Rob Maclachlan" w:date="2016-03-11T15:29:00Z">
        <w:r w:rsidR="000026AF">
          <w:t xml:space="preserve">t </w:t>
        </w:r>
      </w:ins>
      <w:ins w:id="113" w:author="Rob Maclachlan" w:date="2016-03-11T15:27:00Z">
        <w:r w:rsidR="000026AF">
          <w:t xml:space="preserve">frequency response of the current manipulator </w:t>
        </w:r>
      </w:ins>
      <w:ins w:id="114" w:author="Rob Maclachlan" w:date="2016-03-11T15:28:00Z">
        <w:r w:rsidR="000026AF">
          <w:fldChar w:fldCharType="begin"/>
        </w:r>
        <w:r w:rsidR="000026AF">
          <w:instrText xml:space="preserve"> HYPERLINK "</w:instrText>
        </w:r>
      </w:ins>
      <w:ins w:id="115" w:author="Rob Maclachlan" w:date="2016-03-11T15:27:00Z">
        <w:r w:rsidR="000026AF" w:rsidRPr="000026AF">
          <w:instrText>http://filter.micron.ri.cmu.edu/wiki/doku.php?id=projects:micron:system:squiggle:health_tests</w:instrText>
        </w:r>
      </w:ins>
      <w:ins w:id="116" w:author="Rob Maclachlan" w:date="2016-03-11T15:28:00Z">
        <w:r w:rsidR="000026AF">
          <w:instrText xml:space="preserve">" </w:instrText>
        </w:r>
        <w:r w:rsidR="000026AF">
          <w:fldChar w:fldCharType="separate"/>
        </w:r>
      </w:ins>
      <w:ins w:id="117" w:author="Rob Maclachlan" w:date="2016-03-11T15:27:00Z">
        <w:r w:rsidR="000026AF" w:rsidRPr="00883B19">
          <w:rPr>
            <w:rStyle w:val="Hyperlink"/>
          </w:rPr>
          <w:t>http://filter.micron.ri.cmu.edu/wiki/doku.php?id=projects:micron:system:squiggle:health_tests</w:t>
        </w:r>
      </w:ins>
      <w:ins w:id="118" w:author="Rob Maclachlan" w:date="2016-03-11T15:28:00Z">
        <w:r w:rsidR="000026AF">
          <w:fldChar w:fldCharType="end"/>
        </w:r>
        <w:r w:rsidR="000026AF">
          <w:t xml:space="preserve">, I say that </w:t>
        </w:r>
      </w:ins>
      <w:ins w:id="119" w:author="Rob Maclachlan" w:date="2016-03-11T15:29:00Z">
        <w:r w:rsidR="000026AF">
          <w:t xml:space="preserve">with </w:t>
        </w:r>
      </w:ins>
      <w:ins w:id="120" w:author="Rob Maclachlan" w:date="2016-03-11T15:28:00Z">
        <w:r w:rsidR="000026AF">
          <w:t>fresh flexures</w:t>
        </w:r>
      </w:ins>
      <w:ins w:id="121" w:author="Rob Maclachlan" w:date="2016-03-11T15:30:00Z">
        <w:r w:rsidR="000026AF">
          <w:t xml:space="preserve">, </w:t>
        </w:r>
      </w:ins>
      <w:ins w:id="122" w:author="Rob Maclachlan" w:date="2016-03-11T15:35:00Z">
        <w:r w:rsidR="000026AF">
          <w:t>open loop -3 dB</w:t>
        </w:r>
      </w:ins>
      <w:ins w:id="123" w:author="Rob Maclachlan" w:date="2016-03-11T15:30:00Z">
        <w:r w:rsidR="000026AF">
          <w:t xml:space="preserve"> is typically</w:t>
        </w:r>
      </w:ins>
      <w:ins w:id="124" w:author="Rob Maclachlan" w:date="2016-03-11T15:28:00Z">
        <w:r w:rsidR="000026AF">
          <w:t xml:space="preserve"> &gt; 200 Hz, and when it drops below 150 Hz, this “starts to be a concern”.</w:t>
        </w:r>
      </w:ins>
      <w:ins w:id="125" w:author="Rob Maclachlan" w:date="2016-03-11T15:48:00Z">
        <w:r w:rsidR="00275F0D">
          <w:t xml:space="preserve">  The resonance would be lower than the –3 </w:t>
        </w:r>
        <w:proofErr w:type="spellStart"/>
        <w:r w:rsidR="00275F0D">
          <w:t>dB</w:t>
        </w:r>
      </w:ins>
      <w:ins w:id="126" w:author="Rob Maclachlan" w:date="2016-03-11T15:49:00Z">
        <w:r w:rsidR="00275F0D">
          <w:t>.</w:t>
        </w:r>
      </w:ins>
      <w:proofErr w:type="spellEnd"/>
    </w:p>
    <w:p w:rsidR="000026AF" w:rsidRPr="001A7082" w:rsidRDefault="000026AF">
      <w:ins w:id="127" w:author="Rob Maclachlan" w:date="2016-03-11T15:29:00Z">
        <w:r>
          <w:rPr>
            <w:noProof/>
          </w:rPr>
          <w:drawing>
            <wp:inline distT="0" distB="0" distL="0" distR="0">
              <wp:extent cx="2969260" cy="1836279"/>
              <wp:effectExtent l="0" t="0" r="2540" b="0"/>
              <wp:docPr id="14" name="Picture 14" descr="manip_x-30degree_response_23_oc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_x-30degree_response_23_oct_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321" cy="1836317"/>
                      </a:xfrm>
                      <a:prstGeom prst="rect">
                        <a:avLst/>
                      </a:prstGeom>
                      <a:noFill/>
                      <a:ln>
                        <a:noFill/>
                      </a:ln>
                    </pic:spPr>
                  </pic:pic>
                </a:graphicData>
              </a:graphic>
            </wp:inline>
          </w:drawing>
        </w:r>
      </w:ins>
    </w:p>
    <w:p w:rsidR="0026484C" w:rsidRDefault="0026484C">
      <w:pPr>
        <w:rPr>
          <w:ins w:id="128" w:author="Rob Maclachlan" w:date="2016-03-11T15:57:00Z"/>
          <w:b/>
        </w:rPr>
      </w:pPr>
      <w:ins w:id="129" w:author="Rob Maclachlan" w:date="2016-03-11T15:56:00Z">
        <w:r>
          <w:rPr>
            <w:b/>
          </w:rPr>
          <w:lastRenderedPageBreak/>
          <w:t>Output plate</w:t>
        </w:r>
      </w:ins>
      <w:ins w:id="130" w:author="Rob Maclachlan" w:date="2016-03-11T15:57:00Z">
        <w:r>
          <w:rPr>
            <w:b/>
          </w:rPr>
          <w:t xml:space="preserve"> (platform):</w:t>
        </w:r>
      </w:ins>
    </w:p>
    <w:p w:rsidR="00B86DC9" w:rsidRDefault="003133B7">
      <w:pPr>
        <w:rPr>
          <w:ins w:id="131" w:author="Rob Maclachlan" w:date="2016-03-11T16:24:00Z"/>
        </w:rPr>
      </w:pPr>
      <w:ins w:id="132" w:author="Rob Maclachlan" w:date="2016-03-11T16:12:00Z">
        <w:r w:rsidRPr="001A7082">
          <w:t>SWYANG 020813</w:t>
        </w:r>
        <w:r w:rsidR="0026484C" w:rsidRPr="003133B7">
          <w:rPr>
            <w:rPrChange w:id="133" w:author="Rob Maclachlan" w:date="2016-03-11T16:12:00Z">
              <w:rPr>
                <w:b/>
              </w:rPr>
            </w:rPrChange>
          </w:rPr>
          <w:t>\Parts\Main</w:t>
        </w:r>
      </w:ins>
      <w:ins w:id="134" w:author="Rob Maclachlan" w:date="2016-03-11T16:13:00Z">
        <w:r>
          <w:t>\</w:t>
        </w:r>
        <w:r w:rsidRPr="003133B7">
          <w:t xml:space="preserve"> Platform_Top_14mm_Rev.ipt</w:t>
        </w:r>
      </w:ins>
      <w:del w:id="135" w:author="Rob Maclachlan" w:date="2016-03-11T16:16:00Z">
        <w:r w:rsidR="002E60AA" w:rsidRPr="003133B7" w:rsidDel="003133B7">
          <w:rPr>
            <w:rPrChange w:id="136" w:author="Rob Maclachlan" w:date="2016-03-11T16:12:00Z">
              <w:rPr>
                <w:b/>
              </w:rPr>
            </w:rPrChange>
          </w:rPr>
          <w:br w:type="page"/>
        </w:r>
      </w:del>
    </w:p>
    <w:p w:rsidR="003133B7" w:rsidRDefault="003133B7">
      <w:pPr>
        <w:rPr>
          <w:ins w:id="137" w:author="Rob Maclachlan" w:date="2016-03-11T16:16:00Z"/>
        </w:rPr>
      </w:pPr>
      <w:ins w:id="138" w:author="Rob Maclachlan" w:date="2016-03-11T16:17:00Z">
        <w:r>
          <w:rPr>
            <w:noProof/>
          </w:rPr>
          <w:lastRenderedPageBreak/>
          <mc:AlternateContent>
            <mc:Choice Requires="wpc">
              <w:drawing>
                <wp:inline distT="0" distB="0" distL="0" distR="0" wp14:anchorId="7C43CB55" wp14:editId="4FDC7E8E">
                  <wp:extent cx="5486400" cy="2757480"/>
                  <wp:effectExtent l="0" t="0" r="0" b="508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bwMode="auto">
                            <a:xfrm>
                              <a:off x="1042370" y="232466"/>
                              <a:ext cx="3401660" cy="2333116"/>
                            </a:xfrm>
                            <a:prstGeom prst="rect">
                              <a:avLst/>
                            </a:prstGeom>
                            <a:noFill/>
                            <a:ln>
                              <a:noFill/>
                            </a:ln>
                          </pic:spPr>
                        </pic:pic>
                        <wps:wsp>
                          <wps:cNvPr id="35" name="Line Callout 1 35"/>
                          <wps:cNvSpPr/>
                          <wps:spPr>
                            <a:xfrm>
                              <a:off x="4600822" y="1964811"/>
                              <a:ext cx="685800" cy="266579"/>
                            </a:xfrm>
                            <a:prstGeom prst="borderCallout1">
                              <a:avLst>
                                <a:gd name="adj1" fmla="val 1217"/>
                                <a:gd name="adj2" fmla="val 3118"/>
                                <a:gd name="adj3" fmla="val -38467"/>
                                <a:gd name="adj4" fmla="val -210197"/>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33B7" w:rsidRDefault="003133B7" w:rsidP="003133B7">
                                <w:pPr>
                                  <w:pStyle w:val="NormalWeb"/>
                                  <w:spacing w:before="0" w:beforeAutospacing="0" w:after="200" w:afterAutospacing="0" w:line="276" w:lineRule="auto"/>
                                  <w:jc w:val="center"/>
                                </w:pPr>
                                <w:del w:id="139" w:author="Rob Maclachlan" w:date="2016-03-11T16:21:00Z">
                                  <w:r w:rsidDel="003133B7">
                                    <w:rPr>
                                      <w:rFonts w:eastAsia="Calibri"/>
                                      <w:sz w:val="16"/>
                                      <w:szCs w:val="16"/>
                                    </w:rPr>
                                    <w:delText>Housing tube</w:delText>
                                  </w:r>
                                </w:del>
                                <w:ins w:id="140" w:author="Rob Maclachlan" w:date="2016-03-11T16:21:00Z">
                                  <w:r>
                                    <w:rPr>
                                      <w:rFonts w:eastAsia="Calibri"/>
                                      <w:sz w:val="16"/>
                                      <w:szCs w:val="16"/>
                                    </w:rPr>
                                    <w:t>Slot for LED flex, not needed</w:t>
                                  </w:r>
                                </w:ins>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36" name="Line Callout 1 36"/>
                          <wps:cNvSpPr/>
                          <wps:spPr>
                            <a:xfrm>
                              <a:off x="4649470" y="951230"/>
                              <a:ext cx="685800" cy="568960"/>
                            </a:xfrm>
                            <a:prstGeom prst="borderCallout1">
                              <a:avLst>
                                <a:gd name="adj1" fmla="val 51166"/>
                                <a:gd name="adj2" fmla="val -953"/>
                                <a:gd name="adj3" fmla="val 77953"/>
                                <a:gd name="adj4" fmla="val -60579"/>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33B7" w:rsidRDefault="003133B7" w:rsidP="003133B7">
                                <w:pPr>
                                  <w:pStyle w:val="NormalWeb"/>
                                  <w:spacing w:before="0" w:beforeAutospacing="0" w:after="200" w:afterAutospacing="0" w:line="276" w:lineRule="auto"/>
                                  <w:jc w:val="center"/>
                                </w:pPr>
                                <w:del w:id="141" w:author="Rob Maclachlan" w:date="2016-03-11T16:18:00Z">
                                  <w:r w:rsidDel="003133B7">
                                    <w:rPr>
                                      <w:rFonts w:eastAsia="Calibri"/>
                                      <w:sz w:val="16"/>
                                      <w:szCs w:val="16"/>
                                    </w:rPr>
                                    <w:delText>Housing plug</w:delText>
                                  </w:r>
                                </w:del>
                                <w:ins w:id="142" w:author="Rob Maclachlan" w:date="2016-03-11T16:18:00Z">
                                  <w:r>
                                    <w:rPr>
                                      <w:rFonts w:eastAsia="Calibri"/>
                                      <w:sz w:val="16"/>
                                      <w:szCs w:val="16"/>
                                    </w:rPr>
                                    <w:t>Recess is for output LED mount, no longer needed</w:t>
                                  </w:r>
                                </w:ins>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38" name="Line Callout 1 38"/>
                          <wps:cNvSpPr/>
                          <wps:spPr>
                            <a:xfrm>
                              <a:off x="4503071" y="167550"/>
                              <a:ext cx="786479" cy="481420"/>
                            </a:xfrm>
                            <a:prstGeom prst="borderCallout1">
                              <a:avLst>
                                <a:gd name="adj1" fmla="val 99983"/>
                                <a:gd name="adj2" fmla="val 2953"/>
                                <a:gd name="adj3" fmla="val 227520"/>
                                <a:gd name="adj4" fmla="val -109331"/>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33B7" w:rsidRDefault="003133B7" w:rsidP="003133B7">
                                <w:pPr>
                                  <w:pStyle w:val="NormalWeb"/>
                                  <w:spacing w:before="0" w:beforeAutospacing="0" w:after="200" w:afterAutospacing="0" w:line="276" w:lineRule="auto"/>
                                  <w:jc w:val="center"/>
                                </w:pPr>
                                <w:del w:id="143" w:author="Rob Maclachlan" w:date="2016-03-11T16:18:00Z">
                                  <w:r w:rsidDel="003133B7">
                                    <w:rPr>
                                      <w:rFonts w:eastAsia="Calibri"/>
                                      <w:sz w:val="16"/>
                                      <w:szCs w:val="16"/>
                                    </w:rPr>
                                    <w:delText>Center fiber conduit leadout</w:delText>
                                  </w:r>
                                </w:del>
                                <w:ins w:id="144" w:author="Rob Maclachlan" w:date="2016-03-11T16:18:00Z">
                                  <w:r>
                                    <w:rPr>
                                      <w:rFonts w:eastAsia="Calibri"/>
                                      <w:sz w:val="16"/>
                                      <w:szCs w:val="16"/>
                                    </w:rPr>
                                    <w:t xml:space="preserve">Three tapped holes for </w:t>
                                  </w:r>
                                  <w:proofErr w:type="spellStart"/>
                                  <w:r>
                                    <w:rPr>
                                      <w:rFonts w:eastAsia="Calibri"/>
                                      <w:sz w:val="16"/>
                                      <w:szCs w:val="16"/>
                                    </w:rPr>
                                    <w:t>toolholder</w:t>
                                  </w:r>
                                  <w:proofErr w:type="spellEnd"/>
                                  <w:r>
                                    <w:rPr>
                                      <w:rFonts w:eastAsia="Calibri"/>
                                      <w:sz w:val="16"/>
                                      <w:szCs w:val="16"/>
                                    </w:rPr>
                                    <w:t xml:space="preserve"> mounting</w:t>
                                  </w:r>
                                </w:ins>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4" name="Line Callout 1 54"/>
                          <wps:cNvSpPr/>
                          <wps:spPr>
                            <a:xfrm>
                              <a:off x="180000" y="179981"/>
                              <a:ext cx="685800" cy="371200"/>
                            </a:xfrm>
                            <a:prstGeom prst="borderCallout1">
                              <a:avLst>
                                <a:gd name="adj1" fmla="val 96285"/>
                                <a:gd name="adj2" fmla="val 97775"/>
                                <a:gd name="adj3" fmla="val 367525"/>
                                <a:gd name="adj4" fmla="val 426953"/>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6DC9" w:rsidRPr="001A7082" w:rsidRDefault="00B86DC9" w:rsidP="00B86DC9">
                                <w:pPr>
                                  <w:pStyle w:val="NormalWeb"/>
                                  <w:spacing w:before="0" w:beforeAutospacing="0" w:after="200" w:afterAutospacing="0" w:line="276" w:lineRule="auto"/>
                                  <w:jc w:val="center"/>
                                </w:pPr>
                                <w:del w:id="145" w:author="Rob Maclachlan" w:date="2016-03-11T16:22:00Z">
                                  <w:r w:rsidRPr="00B86DC9" w:rsidDel="00B86DC9">
                                    <w:rPr>
                                      <w:rFonts w:eastAsia="Calibri"/>
                                      <w:strike/>
                                      <w:sz w:val="16"/>
                                      <w:szCs w:val="16"/>
                                      <w:rPrChange w:id="146" w:author="Rob Maclachlan" w:date="2016-03-11T16:24:00Z">
                                        <w:rPr>
                                          <w:rFonts w:eastAsia="Calibri"/>
                                          <w:strike/>
                                          <w:color w:val="FF0000"/>
                                          <w:sz w:val="16"/>
                                          <w:szCs w:val="16"/>
                                        </w:rPr>
                                      </w:rPrChange>
                                    </w:rPr>
                                    <w:delText>Housing plug</w:delText>
                                  </w:r>
                                  <w:r w:rsidRPr="00B86DC9" w:rsidDel="00B86DC9">
                                    <w:rPr>
                                      <w:rFonts w:eastAsia="Calibri"/>
                                      <w:sz w:val="16"/>
                                      <w:szCs w:val="16"/>
                                      <w:u w:val="single"/>
                                      <w:rPrChange w:id="147" w:author="Rob Maclachlan" w:date="2016-03-11T16:24:00Z">
                                        <w:rPr>
                                          <w:rFonts w:eastAsia="Calibri"/>
                                          <w:color w:val="008080"/>
                                          <w:sz w:val="16"/>
                                          <w:szCs w:val="16"/>
                                          <w:u w:val="single"/>
                                        </w:rPr>
                                      </w:rPrChange>
                                    </w:rPr>
                                    <w:delText>Recess is for output LED mount, no</w:delText>
                                  </w:r>
                                </w:del>
                                <w:del w:id="148" w:author="Rob Maclachlan" w:date="2016-03-11T16:23:00Z">
                                  <w:r w:rsidRPr="00B86DC9" w:rsidDel="00B86DC9">
                                    <w:rPr>
                                      <w:rFonts w:eastAsia="Calibri"/>
                                      <w:sz w:val="16"/>
                                      <w:szCs w:val="16"/>
                                      <w:u w:val="single"/>
                                      <w:rPrChange w:id="149" w:author="Rob Maclachlan" w:date="2016-03-11T16:24:00Z">
                                        <w:rPr>
                                          <w:rFonts w:eastAsia="Calibri"/>
                                          <w:color w:val="008080"/>
                                          <w:sz w:val="16"/>
                                          <w:szCs w:val="16"/>
                                          <w:u w:val="single"/>
                                        </w:rPr>
                                      </w:rPrChange>
                                    </w:rPr>
                                    <w:delText xml:space="preserve"> longer needed</w:delText>
                                  </w:r>
                                </w:del>
                                <w:ins w:id="150" w:author="Rob Maclachlan" w:date="2016-03-11T16:23:00Z">
                                  <w:r w:rsidRPr="00B86DC9">
                                    <w:rPr>
                                      <w:rFonts w:eastAsia="Calibri"/>
                                      <w:sz w:val="16"/>
                                      <w:szCs w:val="16"/>
                                      <w:rPrChange w:id="151" w:author="Rob Maclachlan" w:date="2016-03-11T16:24:00Z">
                                        <w:rPr>
                                          <w:rFonts w:eastAsia="Calibri"/>
                                          <w:color w:val="FF0000"/>
                                          <w:sz w:val="16"/>
                                          <w:szCs w:val="16"/>
                                        </w:rPr>
                                      </w:rPrChange>
                                    </w:rPr>
                                    <w:t>Not sure why this key is here.</w:t>
                                  </w:r>
                                </w:ins>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46" o:spid="_x0000_s1038" editas="canvas" style="width:6in;height:217.1pt;mso-position-horizontal-relative:char;mso-position-vertical-relative:line" coordsize="54864,2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">
                  <v:shape id="_x0000_s1039" type="#_x0000_t75" style="position:absolute;width:54864;height:27571;visibility:visible;mso-wrap-style:square" filled="t" fillcolor="#d8d8d8 [2732]">
                    <v:fill o:detectmouseclick="t"/>
                    <v:path o:connecttype="none"/>
                  </v:shape>
                  <v:shape id="Picture 18" o:spid="_x0000_s1040" type="#_x0000_t75" style="position:absolute;left:10423;top:2324;width:34017;height:2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xPTEAAAA2wAAAA8AAABkcnMvZG93bnJldi54bWxEj09vwjAMxe9IfIfISNwgZQdUFQLaQKBd&#10;duDPgaPXeE1F41RNgLJPjw+TdrP1nt/7ebnufaPu1MU6sIHZNANFXAZbc2XgfNpNclAxIVtsApOB&#10;J0VYr4aDJRY2PPhA92OqlIRwLNCAS6kttI6lI49xGlpi0X5C5zHJ2lXadviQcN/otyyba481S4PD&#10;ljaOyuvx5g1sv/cXl6ev7LSJ+3i9he0z//g1Zjzq3xegEvXp3/x3/WkFX2DlFxlAr1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fxPTEAAAA2wAAAA8AAAAAAAAAAAAAAAAA&#10;nwIAAGRycy9kb3ducmV2LnhtbFBLBQYAAAAABAAEAPcAAACQAwAAAAA=&#10;">
                    <v:imagedata r:id="rId12" o:title=""/>
                  </v:shape>
                  <v:shape id="Line Callout 1 35" o:spid="_x0000_s1041" type="#_x0000_t47" style="position:absolute;left:46008;top:19648;width:6858;height:2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11MUA&#10;AADbAAAADwAAAGRycy9kb3ducmV2LnhtbESPQWvCQBSE74X+h+UVetNNLWqIrlJaCkGKYBTB2yP7&#10;moRm36a7q4n/visIPQ4z8w2zXA+mFRdyvrGs4GWcgCAurW64UnDYf45SED4ga2wtk4IreVivHh+W&#10;mGnb844uRahEhLDPUEEdQpdJ6cuaDPqx7Yij922dwRClq6R22Ee4aeUkSWbSYMNxocaO3msqf4qz&#10;UeD69PA1T35p+AinfHssZ/kk3Sj1/DS8LUAEGsJ/+N7OtYLXK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DXUxQAAANsAAAAPAAAAAAAAAAAAAAAAAJgCAABkcnMv&#10;ZG93bnJldi54bWxQSwUGAAAAAAQABAD1AAAAigMAAAAA&#10;" adj="-45403,-8309,673,263" fillcolor="#4f81bd [3204]" strokecolor="#c0504d [3205]" strokeweight="1pt">
                    <v:textbox inset="0,.72pt,0,.72pt">
                      <w:txbxContent>
                        <w:p w:rsidR="003133B7" w:rsidRDefault="003133B7" w:rsidP="003133B7">
                          <w:pPr>
                            <w:pStyle w:val="NormalWeb"/>
                            <w:spacing w:before="0" w:beforeAutospacing="0" w:after="200" w:afterAutospacing="0" w:line="276" w:lineRule="auto"/>
                            <w:jc w:val="center"/>
                          </w:pPr>
                          <w:del w:id="152" w:author="Rob Maclachlan" w:date="2016-03-11T16:21:00Z">
                            <w:r w:rsidDel="003133B7">
                              <w:rPr>
                                <w:rFonts w:eastAsia="Calibri"/>
                                <w:sz w:val="16"/>
                                <w:szCs w:val="16"/>
                              </w:rPr>
                              <w:delText>Housing tube</w:delText>
                            </w:r>
                          </w:del>
                          <w:ins w:id="153" w:author="Rob Maclachlan" w:date="2016-03-11T16:21:00Z">
                            <w:r>
                              <w:rPr>
                                <w:rFonts w:eastAsia="Calibri"/>
                                <w:sz w:val="16"/>
                                <w:szCs w:val="16"/>
                              </w:rPr>
                              <w:t>Slot for LED flex, not needed</w:t>
                            </w:r>
                          </w:ins>
                        </w:p>
                      </w:txbxContent>
                    </v:textbox>
                  </v:shape>
                  <v:shape id="Line Callout 1 36" o:spid="_x0000_s1042" type="#_x0000_t47" style="position:absolute;left:46494;top:9512;width:6858;height:5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CLMQA&#10;AADbAAAADwAAAGRycy9kb3ducmV2LnhtbESPT2vCQBTE74V+h+UJvdWNFkJIs4qVBkIPRW2l10f2&#10;5Y/Nvg3Z1aTfvisIHoeZ+Q2TrSfTiQsNrrWsYDGPQBCXVrdcK/j+yp8TEM4ja+wsk4I/crBePT5k&#10;mGo78p4uB1+LAGGXooLG+z6V0pUNGXRz2xMHr7KDQR/kUEs94BjgppPLKIqlwZbDQoM9bRsqfw9n&#10;o0Anx+pYfGh83/GnPeXbvHz7yZV6mk2bVxCeJn8P39qFVvASw/VL+AF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IwizEAAAA2wAAAA8AAAAAAAAAAAAAAAAAmAIAAGRycy9k&#10;b3ducmV2LnhtbFBLBQYAAAAABAAEAPUAAACJAwAAAAA=&#10;" adj="-13085,16838,-206,11052" fillcolor="#4f81bd [3204]" strokecolor="#c0504d [3205]" strokeweight="1pt">
                    <v:textbox inset="0,.72pt,0,.72pt">
                      <w:txbxContent>
                        <w:p w:rsidR="003133B7" w:rsidRDefault="003133B7" w:rsidP="003133B7">
                          <w:pPr>
                            <w:pStyle w:val="NormalWeb"/>
                            <w:spacing w:before="0" w:beforeAutospacing="0" w:after="200" w:afterAutospacing="0" w:line="276" w:lineRule="auto"/>
                            <w:jc w:val="center"/>
                          </w:pPr>
                          <w:del w:id="154" w:author="Rob Maclachlan" w:date="2016-03-11T16:18:00Z">
                            <w:r w:rsidDel="003133B7">
                              <w:rPr>
                                <w:rFonts w:eastAsia="Calibri"/>
                                <w:sz w:val="16"/>
                                <w:szCs w:val="16"/>
                              </w:rPr>
                              <w:delText>Housing plug</w:delText>
                            </w:r>
                          </w:del>
                          <w:ins w:id="155" w:author="Rob Maclachlan" w:date="2016-03-11T16:18:00Z">
                            <w:r>
                              <w:rPr>
                                <w:rFonts w:eastAsia="Calibri"/>
                                <w:sz w:val="16"/>
                                <w:szCs w:val="16"/>
                              </w:rPr>
                              <w:t>Recess is for output LED mount, no longer needed</w:t>
                            </w:r>
                          </w:ins>
                        </w:p>
                      </w:txbxContent>
                    </v:textbox>
                    <o:callout v:ext="edit" minusy="t"/>
                  </v:shape>
                  <v:shape id="Line Callout 1 38" o:spid="_x0000_s1043" type="#_x0000_t47" style="position:absolute;left:45030;top:1675;width:7865;height:4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5MMA&#10;AADbAAAADwAAAGRycy9kb3ducmV2LnhtbERPTWvCQBC9F/wPywje6kZTVKKrSKFgoYVqIl7H7JhE&#10;s7Mhu41pf333UPD4eN+rTW9q0VHrKssKJuMIBHFudcWFgix9e16AcB5ZY22ZFPyQg8168LTCRNs7&#10;76k7+EKEEHYJKii9bxIpXV6SQTe2DXHgLrY16ANsC6lbvIdwU8tpFM2kwYpDQ4kNvZaU3w7fRsFx&#10;ep2dvhbyPc70y/nTz68fv0Wq1GjYb5cgPPX+If5377SCOIwNX8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Y5MMAAADbAAAADwAAAAAAAAAAAAAAAACYAgAAZHJzL2Rv&#10;d25yZXYueG1sUEsFBgAAAAAEAAQA9QAAAIgDAAAAAA==&#10;" adj="-23615,49144,638,21596" fillcolor="#4f81bd [3204]" strokecolor="#c0504d [3205]" strokeweight="1pt">
                    <v:textbox inset="0,.72pt,0,.72pt">
                      <w:txbxContent>
                        <w:p w:rsidR="003133B7" w:rsidRDefault="003133B7" w:rsidP="003133B7">
                          <w:pPr>
                            <w:pStyle w:val="NormalWeb"/>
                            <w:spacing w:before="0" w:beforeAutospacing="0" w:after="200" w:afterAutospacing="0" w:line="276" w:lineRule="auto"/>
                            <w:jc w:val="center"/>
                          </w:pPr>
                          <w:del w:id="156" w:author="Rob Maclachlan" w:date="2016-03-11T16:18:00Z">
                            <w:r w:rsidDel="003133B7">
                              <w:rPr>
                                <w:rFonts w:eastAsia="Calibri"/>
                                <w:sz w:val="16"/>
                                <w:szCs w:val="16"/>
                              </w:rPr>
                              <w:delText>Center fiber conduit leadout</w:delText>
                            </w:r>
                          </w:del>
                          <w:ins w:id="157" w:author="Rob Maclachlan" w:date="2016-03-11T16:18:00Z">
                            <w:r>
                              <w:rPr>
                                <w:rFonts w:eastAsia="Calibri"/>
                                <w:sz w:val="16"/>
                                <w:szCs w:val="16"/>
                              </w:rPr>
                              <w:t xml:space="preserve">Three tapped holes for </w:t>
                            </w:r>
                            <w:proofErr w:type="spellStart"/>
                            <w:r>
                              <w:rPr>
                                <w:rFonts w:eastAsia="Calibri"/>
                                <w:sz w:val="16"/>
                                <w:szCs w:val="16"/>
                              </w:rPr>
                              <w:t>toolholder</w:t>
                            </w:r>
                            <w:proofErr w:type="spellEnd"/>
                            <w:r>
                              <w:rPr>
                                <w:rFonts w:eastAsia="Calibri"/>
                                <w:sz w:val="16"/>
                                <w:szCs w:val="16"/>
                              </w:rPr>
                              <w:t xml:space="preserve"> mounting</w:t>
                            </w:r>
                          </w:ins>
                        </w:p>
                      </w:txbxContent>
                    </v:textbox>
                    <o:callout v:ext="edit" minusy="t"/>
                  </v:shape>
                  <v:shape id="Line Callout 1 54" o:spid="_x0000_s1044" type="#_x0000_t47" style="position:absolute;left:1800;top:1799;width:6858;height:3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wz8QA&#10;AADbAAAADwAAAGRycy9kb3ducmV2LnhtbESPX2vCMBTF3wW/Q7jCXkRTRYt0RhFxMBiCUx98vGuu&#10;bbG5qUnU+u3NYLDHw/nz48yXranFnZyvLCsYDRMQxLnVFRcKjoePwQyED8gaa8uk4EkelotuZ46Z&#10;tg/+pvs+FCKOsM9QQRlCk0np85IM+qFtiKN3ts5giNIVUjt8xHFTy3GSpNJgxZFQYkPrkvLL/mYi&#10;d5puR/3xZjeZ3a47l26/TpfNj1JvvXb1DiJQG/7Df+1PrWA6gd8v8Qf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SMM/EAAAA2wAAAA8AAAAAAAAAAAAAAAAAmAIAAGRycy9k&#10;b3ducmV2LnhtbFBLBQYAAAAABAAEAPUAAACJAwAAAAA=&#10;" adj="92222,79385,21119,20798" fillcolor="#4f81bd [3204]" strokecolor="#c0504d [3205]" strokeweight="1pt">
                    <v:textbox inset="0,.72pt,0,.72pt">
                      <w:txbxContent>
                        <w:p w:rsidR="00B86DC9" w:rsidRPr="001A7082" w:rsidRDefault="00B86DC9" w:rsidP="00B86DC9">
                          <w:pPr>
                            <w:pStyle w:val="NormalWeb"/>
                            <w:spacing w:before="0" w:beforeAutospacing="0" w:after="200" w:afterAutospacing="0" w:line="276" w:lineRule="auto"/>
                            <w:jc w:val="center"/>
                          </w:pPr>
                          <w:del w:id="158" w:author="Rob Maclachlan" w:date="2016-03-11T16:22:00Z">
                            <w:r w:rsidRPr="00B86DC9" w:rsidDel="00B86DC9">
                              <w:rPr>
                                <w:rFonts w:eastAsia="Calibri"/>
                                <w:strike/>
                                <w:sz w:val="16"/>
                                <w:szCs w:val="16"/>
                                <w:rPrChange w:id="159" w:author="Rob Maclachlan" w:date="2016-03-11T16:24:00Z">
                                  <w:rPr>
                                    <w:rFonts w:eastAsia="Calibri"/>
                                    <w:strike/>
                                    <w:color w:val="FF0000"/>
                                    <w:sz w:val="16"/>
                                    <w:szCs w:val="16"/>
                                  </w:rPr>
                                </w:rPrChange>
                              </w:rPr>
                              <w:delText>Housing plug</w:delText>
                            </w:r>
                            <w:r w:rsidRPr="00B86DC9" w:rsidDel="00B86DC9">
                              <w:rPr>
                                <w:rFonts w:eastAsia="Calibri"/>
                                <w:sz w:val="16"/>
                                <w:szCs w:val="16"/>
                                <w:u w:val="single"/>
                                <w:rPrChange w:id="160" w:author="Rob Maclachlan" w:date="2016-03-11T16:24:00Z">
                                  <w:rPr>
                                    <w:rFonts w:eastAsia="Calibri"/>
                                    <w:color w:val="008080"/>
                                    <w:sz w:val="16"/>
                                    <w:szCs w:val="16"/>
                                    <w:u w:val="single"/>
                                  </w:rPr>
                                </w:rPrChange>
                              </w:rPr>
                              <w:delText>Recess is for output LED mount, no</w:delText>
                            </w:r>
                          </w:del>
                          <w:del w:id="161" w:author="Rob Maclachlan" w:date="2016-03-11T16:23:00Z">
                            <w:r w:rsidRPr="00B86DC9" w:rsidDel="00B86DC9">
                              <w:rPr>
                                <w:rFonts w:eastAsia="Calibri"/>
                                <w:sz w:val="16"/>
                                <w:szCs w:val="16"/>
                                <w:u w:val="single"/>
                                <w:rPrChange w:id="162" w:author="Rob Maclachlan" w:date="2016-03-11T16:24:00Z">
                                  <w:rPr>
                                    <w:rFonts w:eastAsia="Calibri"/>
                                    <w:color w:val="008080"/>
                                    <w:sz w:val="16"/>
                                    <w:szCs w:val="16"/>
                                    <w:u w:val="single"/>
                                  </w:rPr>
                                </w:rPrChange>
                              </w:rPr>
                              <w:delText xml:space="preserve"> longer needed</w:delText>
                            </w:r>
                          </w:del>
                          <w:ins w:id="163" w:author="Rob Maclachlan" w:date="2016-03-11T16:23:00Z">
                            <w:r w:rsidRPr="00B86DC9">
                              <w:rPr>
                                <w:rFonts w:eastAsia="Calibri"/>
                                <w:sz w:val="16"/>
                                <w:szCs w:val="16"/>
                                <w:rPrChange w:id="164" w:author="Rob Maclachlan" w:date="2016-03-11T16:24:00Z">
                                  <w:rPr>
                                    <w:rFonts w:eastAsia="Calibri"/>
                                    <w:color w:val="FF0000"/>
                                    <w:sz w:val="16"/>
                                    <w:szCs w:val="16"/>
                                  </w:rPr>
                                </w:rPrChange>
                              </w:rPr>
                              <w:t>Not sure why this key is here.</w:t>
                            </w:r>
                          </w:ins>
                        </w:p>
                      </w:txbxContent>
                    </v:textbox>
                    <o:callout v:ext="edit" minusx="t" minusy="t"/>
                  </v:shape>
                  <w10:anchorlock/>
                </v:group>
              </w:pict>
            </mc:Fallback>
          </mc:AlternateContent>
        </w:r>
      </w:ins>
    </w:p>
    <w:p w:rsidR="00B86DC9" w:rsidRDefault="003A7B59">
      <w:pPr>
        <w:rPr>
          <w:ins w:id="165" w:author="Rob Maclachlan" w:date="2016-03-11T16:32:00Z"/>
        </w:rPr>
      </w:pPr>
      <w:ins w:id="166" w:author="Rob Maclachlan" w:date="2016-03-11T17:00:00Z">
        <w:r>
          <w:t xml:space="preserve">I do like the feature that the </w:t>
        </w:r>
        <w:proofErr w:type="spellStart"/>
        <w:r>
          <w:t>toolholder</w:t>
        </w:r>
        <w:proofErr w:type="spellEnd"/>
        <w:r>
          <w:t xml:space="preserve"> is a separate part which we could possibly swap out if we were doing something elaborate like </w:t>
        </w:r>
      </w:ins>
      <w:ins w:id="167" w:author="Rob Maclachlan" w:date="2016-03-11T17:01:00Z">
        <w:r>
          <w:t>an actuated tool.</w:t>
        </w:r>
      </w:ins>
      <w:ins w:id="168" w:author="Rob Maclachlan" w:date="2016-03-11T16:32:00Z">
        <w:r w:rsidR="00B86DC9">
          <w:br w:type="page"/>
        </w:r>
      </w:ins>
    </w:p>
    <w:p w:rsidR="00B86DC9" w:rsidRDefault="00B86DC9">
      <w:pPr>
        <w:rPr>
          <w:ins w:id="169" w:author="Rob Maclachlan" w:date="2016-03-11T16:32:00Z"/>
          <w:b/>
        </w:rPr>
      </w:pPr>
      <w:ins w:id="170" w:author="Rob Maclachlan" w:date="2016-03-11T16:32:00Z">
        <w:r w:rsidRPr="00B86DC9">
          <w:rPr>
            <w:b/>
            <w:rPrChange w:id="171" w:author="Rob Maclachlan" w:date="2016-03-11T16:32:00Z">
              <w:rPr/>
            </w:rPrChange>
          </w:rPr>
          <w:lastRenderedPageBreak/>
          <w:t>Tool holder:</w:t>
        </w:r>
      </w:ins>
    </w:p>
    <w:p w:rsidR="00B86DC9" w:rsidRDefault="00B86DC9">
      <w:pPr>
        <w:rPr>
          <w:ins w:id="172" w:author="Rob Maclachlan" w:date="2016-03-11T16:36:00Z"/>
        </w:rPr>
      </w:pPr>
      <w:ins w:id="173" w:author="Rob Maclachlan" w:date="2016-03-11T16:32:00Z">
        <w:r>
          <w:t xml:space="preserve">This is the existing tool holder, shown with a </w:t>
        </w:r>
        <w:proofErr w:type="spellStart"/>
        <w:r>
          <w:t>Luer</w:t>
        </w:r>
        <w:proofErr w:type="spellEnd"/>
        <w:r>
          <w:t xml:space="preserve"> adapter and needle.</w:t>
        </w:r>
      </w:ins>
    </w:p>
    <w:p w:rsidR="00F551E7" w:rsidRDefault="00F551E7">
      <w:pPr>
        <w:rPr>
          <w:ins w:id="174" w:author="Rob Maclachlan" w:date="2016-03-11T16:32:00Z"/>
        </w:rPr>
      </w:pPr>
      <w:ins w:id="175" w:author="Rob Maclachlan" w:date="2016-03-11T16:36:00Z">
        <w:r w:rsidRPr="00E26911">
          <w:t>SWYANG 020813\</w:t>
        </w:r>
        <w:r w:rsidRPr="00F551E7">
          <w:t>Parts\Tool</w:t>
        </w:r>
        <w:r>
          <w:t>\</w:t>
        </w:r>
        <w:proofErr w:type="spellStart"/>
        <w:r w:rsidRPr="00F551E7">
          <w:t>ASM_Tool_Tip_Rev.iam</w:t>
        </w:r>
      </w:ins>
      <w:proofErr w:type="spellEnd"/>
    </w:p>
    <w:p w:rsidR="00F551E7" w:rsidRDefault="00F551E7">
      <w:pPr>
        <w:rPr>
          <w:ins w:id="176" w:author="Rob Maclachlan" w:date="2016-03-11T16:33:00Z"/>
          <w:b/>
        </w:rPr>
      </w:pPr>
      <w:ins w:id="177" w:author="Rob Maclachlan" w:date="2016-03-11T16:33:00Z">
        <w:r>
          <w:rPr>
            <w:noProof/>
          </w:rPr>
          <w:drawing>
            <wp:inline distT="0" distB="0" distL="0" distR="0">
              <wp:extent cx="5926455" cy="2652395"/>
              <wp:effectExtent l="0" t="0" r="0" b="0"/>
              <wp:docPr id="47" name="Picture 47" descr="C:\Users\ram\Desktop\Micron CAD\tool_holder_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Desktop\Micron CAD\tool_holder_assemb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2652395"/>
                      </a:xfrm>
                      <a:prstGeom prst="rect">
                        <a:avLst/>
                      </a:prstGeom>
                      <a:noFill/>
                      <a:ln>
                        <a:noFill/>
                      </a:ln>
                    </pic:spPr>
                  </pic:pic>
                </a:graphicData>
              </a:graphic>
            </wp:inline>
          </w:drawing>
        </w:r>
      </w:ins>
    </w:p>
    <w:p w:rsidR="00F551E7" w:rsidRDefault="00F551E7">
      <w:pPr>
        <w:rPr>
          <w:ins w:id="178" w:author="Rob Maclachlan" w:date="2016-03-11T16:40:00Z"/>
        </w:rPr>
      </w:pPr>
      <w:ins w:id="179" w:author="Rob Maclachlan" w:date="2016-03-11T16:34:00Z">
        <w:r>
          <w:t>The simplest thing would be to keep the same shaft and setscrew design.  But there are numerous bad things about this arrangement.  First of all, I get really nervous abo</w:t>
        </w:r>
      </w:ins>
      <w:ins w:id="180" w:author="Rob Maclachlan" w:date="2016-03-11T16:35:00Z">
        <w:r>
          <w:t xml:space="preserve">ut stripping out these tiny #00 setscrews threaded into </w:t>
        </w:r>
      </w:ins>
      <w:proofErr w:type="spellStart"/>
      <w:ins w:id="181" w:author="Rob Maclachlan" w:date="2016-03-11T16:36:00Z">
        <w:r>
          <w:t>D</w:t>
        </w:r>
      </w:ins>
      <w:ins w:id="182" w:author="Rob Maclachlan" w:date="2016-03-11T16:35:00Z">
        <w:r>
          <w:t>elrin</w:t>
        </w:r>
        <w:proofErr w:type="spellEnd"/>
        <w:r>
          <w:t xml:space="preserve">.  </w:t>
        </w:r>
      </w:ins>
      <w:ins w:id="183" w:author="Rob Maclachlan" w:date="2016-03-11T16:39:00Z">
        <w:r>
          <w:t>Aside from</w:t>
        </w:r>
      </w:ins>
      <w:ins w:id="184" w:author="Rob Maclachlan" w:date="2016-03-11T16:40:00Z">
        <w:r>
          <w:t xml:space="preserve"> this, there are other nuisance factors and </w:t>
        </w:r>
        <w:proofErr w:type="spellStart"/>
        <w:r>
          <w:t>misfeatures</w:t>
        </w:r>
        <w:proofErr w:type="spellEnd"/>
        <w:r>
          <w:t xml:space="preserve">.  </w:t>
        </w:r>
      </w:ins>
    </w:p>
    <w:p w:rsidR="00F551E7" w:rsidRDefault="00F551E7" w:rsidP="00F551E7">
      <w:pPr>
        <w:pStyle w:val="ListParagraph"/>
        <w:numPr>
          <w:ilvl w:val="0"/>
          <w:numId w:val="5"/>
        </w:numPr>
        <w:rPr>
          <w:ins w:id="185" w:author="Rob Maclachlan" w:date="2016-03-11T16:40:00Z"/>
        </w:rPr>
        <w:pPrChange w:id="186" w:author="Rob Maclachlan" w:date="2016-03-11T16:40:00Z">
          <w:pPr/>
        </w:pPrChange>
      </w:pPr>
      <w:ins w:id="187" w:author="Rob Maclachlan" w:date="2016-03-11T16:40:00Z">
        <w:r>
          <w:t>We have to take off the front cover every time we want to change the tool.</w:t>
        </w:r>
      </w:ins>
    </w:p>
    <w:p w:rsidR="00F551E7" w:rsidRDefault="00F551E7" w:rsidP="00F551E7">
      <w:pPr>
        <w:pStyle w:val="ListParagraph"/>
        <w:numPr>
          <w:ilvl w:val="0"/>
          <w:numId w:val="5"/>
        </w:numPr>
        <w:rPr>
          <w:ins w:id="188" w:author="Rob Maclachlan" w:date="2016-03-11T16:57:00Z"/>
        </w:rPr>
        <w:pPrChange w:id="189" w:author="Rob Maclachlan" w:date="2016-03-11T16:40:00Z">
          <w:pPr/>
        </w:pPrChange>
      </w:pPr>
      <w:ins w:id="190" w:author="Rob Maclachlan" w:date="2016-03-11T16:40:00Z">
        <w:r>
          <w:t xml:space="preserve">Messing with the setscrews (or worse, trying to remove a friction-lock </w:t>
        </w:r>
        <w:proofErr w:type="spellStart"/>
        <w:r>
          <w:t>Luer</w:t>
        </w:r>
        <w:proofErr w:type="spellEnd"/>
        <w:r>
          <w:t>) subjects the manipulator to uncontrolled forces at the output.</w:t>
        </w:r>
      </w:ins>
    </w:p>
    <w:p w:rsidR="003A7B59" w:rsidRDefault="003A7B59" w:rsidP="00F551E7">
      <w:pPr>
        <w:pStyle w:val="ListParagraph"/>
        <w:numPr>
          <w:ilvl w:val="0"/>
          <w:numId w:val="5"/>
        </w:numPr>
        <w:rPr>
          <w:ins w:id="191" w:author="Rob Maclachlan" w:date="2016-03-11T16:42:00Z"/>
        </w:rPr>
        <w:pPrChange w:id="192" w:author="Rob Maclachlan" w:date="2016-03-11T16:40:00Z">
          <w:pPr/>
        </w:pPrChange>
      </w:pPr>
      <w:ins w:id="193" w:author="Rob Maclachlan" w:date="2016-03-11T16:57:00Z">
        <w:r>
          <w:t xml:space="preserve">There is no rotational </w:t>
        </w:r>
      </w:ins>
      <w:ins w:id="194" w:author="Rob Maclachlan" w:date="2016-03-11T16:59:00Z">
        <w:r>
          <w:t>key in</w:t>
        </w:r>
      </w:ins>
      <w:ins w:id="195" w:author="Rob Maclachlan" w:date="2016-03-11T16:57:00Z">
        <w:r>
          <w:t xml:space="preserve"> the </w:t>
        </w:r>
        <w:proofErr w:type="spellStart"/>
        <w:r>
          <w:t>toolholder</w:t>
        </w:r>
        <w:proofErr w:type="spellEnd"/>
        <w:r>
          <w:t>.  When we use tools that are not radially symmetrical about the Z axis, such as having a bent shaft, then we</w:t>
        </w:r>
      </w:ins>
      <w:ins w:id="196" w:author="Rob Maclachlan" w:date="2016-03-11T16:58:00Z">
        <w:r>
          <w:t>’d like to have some sort of anti-rotation key</w:t>
        </w:r>
      </w:ins>
      <w:ins w:id="197" w:author="Rob Maclachlan" w:date="2016-03-11T16:59:00Z">
        <w:r>
          <w:t xml:space="preserve"> to make sure they get inserted in a repeatable way.</w:t>
        </w:r>
      </w:ins>
    </w:p>
    <w:p w:rsidR="00F551E7" w:rsidRDefault="00F551E7" w:rsidP="001A7082">
      <w:pPr>
        <w:rPr>
          <w:ins w:id="198" w:author="Rob Maclachlan" w:date="2016-03-11T16:43:00Z"/>
        </w:rPr>
      </w:pPr>
      <w:ins w:id="199" w:author="Rob Maclachlan" w:date="2016-03-11T16:42:00Z">
        <w:r>
          <w:t xml:space="preserve">It would be really nice if there was some way to cause the tool holder to release the tool adapter </w:t>
        </w:r>
      </w:ins>
      <w:ins w:id="200" w:author="Rob Maclachlan" w:date="2016-03-11T16:43:00Z">
        <w:r w:rsidR="000966E0">
          <w:t xml:space="preserve">(in this case, </w:t>
        </w:r>
        <w:proofErr w:type="spellStart"/>
        <w:r w:rsidR="000966E0">
          <w:t>Luer</w:t>
        </w:r>
        <w:proofErr w:type="spellEnd"/>
        <w:r w:rsidR="000966E0">
          <w:t>) without removing the front housing and without risking damaging the manipulator.  Then you could pull the adapter out through the front, connect a new tool, stick it back in, and (somehow) lock it down again.</w:t>
        </w:r>
      </w:ins>
    </w:p>
    <w:p w:rsidR="000966E0" w:rsidRDefault="000966E0">
      <w:pPr>
        <w:rPr>
          <w:ins w:id="201" w:author="Rob Maclachlan" w:date="2016-03-11T16:53:00Z"/>
        </w:rPr>
      </w:pPr>
      <w:ins w:id="202" w:author="Rob Maclachlan" w:date="2016-03-11T16:45:00Z">
        <w:r>
          <w:t>One possibility is that before a tool change we could “park</w:t>
        </w:r>
      </w:ins>
      <w:ins w:id="203" w:author="Rob Maclachlan" w:date="2016-03-11T16:46:00Z">
        <w:r>
          <w:t>” the manipulator against the upper or lower travel limit, and this would cause a mechanical engagement that would protect the manipulator from ex</w:t>
        </w:r>
      </w:ins>
      <w:ins w:id="204" w:author="Rob Maclachlan" w:date="2016-03-11T16:47:00Z">
        <w:r>
          <w:t>cess</w:t>
        </w:r>
      </w:ins>
      <w:ins w:id="205" w:author="Rob Maclachlan" w:date="2016-03-11T16:48:00Z">
        <w:r>
          <w:t xml:space="preserve"> forces</w:t>
        </w:r>
      </w:ins>
      <w:ins w:id="206" w:author="Rob Maclachlan" w:date="2016-03-11T16:47:00Z">
        <w:r>
          <w:t>.  A lower stop would seem better, since that would protect against the more likely –Z force.  We could also park the manipulator for transport, or perhaps even if we detect that the handpiece has been dropped.</w:t>
        </w:r>
      </w:ins>
    </w:p>
    <w:p w:rsidR="003A7B59" w:rsidRDefault="003A7B59">
      <w:pPr>
        <w:rPr>
          <w:ins w:id="207" w:author="Rob Maclachlan" w:date="2016-03-11T16:48:00Z"/>
        </w:rPr>
      </w:pPr>
      <w:ins w:id="208" w:author="Rob Maclachlan" w:date="2016-03-11T16:53:00Z">
        <w:r>
          <w:t>It would also be possible to lock the manipulator by driving it to a particular position, then inserting two pins through holes in the</w:t>
        </w:r>
      </w:ins>
      <w:ins w:id="209" w:author="Rob Maclachlan" w:date="2016-03-11T16:54:00Z">
        <w:r>
          <w:t xml:space="preserve"> side of the</w:t>
        </w:r>
      </w:ins>
      <w:ins w:id="210" w:author="Rob Maclachlan" w:date="2016-03-11T16:53:00Z">
        <w:r>
          <w:t xml:space="preserve"> housing that align with holes bored through the output plate</w:t>
        </w:r>
      </w:ins>
      <w:ins w:id="211" w:author="Rob Maclachlan" w:date="2016-03-11T16:54:00Z">
        <w:r>
          <w:t>.</w:t>
        </w:r>
      </w:ins>
    </w:p>
    <w:p w:rsidR="003A7B59" w:rsidRDefault="000966E0">
      <w:pPr>
        <w:rPr>
          <w:ins w:id="212" w:author="Rob Maclachlan" w:date="2016-03-11T16:55:00Z"/>
        </w:rPr>
      </w:pPr>
      <w:ins w:id="213" w:author="Rob Maclachlan" w:date="2016-03-11T16:48:00Z">
        <w:r>
          <w:lastRenderedPageBreak/>
          <w:t xml:space="preserve">One possible way of locking and unlocking the tool adapter from the holder would be to use some sort of spanner with a C cross section that you could insert </w:t>
        </w:r>
      </w:ins>
      <w:ins w:id="214" w:author="Rob Maclachlan" w:date="2016-03-11T16:51:00Z">
        <w:r>
          <w:t>through the</w:t>
        </w:r>
      </w:ins>
      <w:ins w:id="215" w:author="Rob Maclachlan" w:date="2016-03-11T16:48:00Z">
        <w:r>
          <w:t xml:space="preserve"> front</w:t>
        </w:r>
      </w:ins>
      <w:ins w:id="216" w:author="Rob Maclachlan" w:date="2016-03-11T16:51:00Z">
        <w:r>
          <w:t xml:space="preserve"> tool </w:t>
        </w:r>
        <w:proofErr w:type="gramStart"/>
        <w:r>
          <w:t>opening</w:t>
        </w:r>
      </w:ins>
      <w:ins w:id="217" w:author="Rob Maclachlan" w:date="2016-03-11T16:48:00Z">
        <w:r>
          <w:t xml:space="preserve"> ,</w:t>
        </w:r>
        <w:proofErr w:type="gramEnd"/>
        <w:r>
          <w:t xml:space="preserve"> w</w:t>
        </w:r>
      </w:ins>
      <w:ins w:id="218" w:author="Rob Maclachlan" w:date="2016-03-11T16:49:00Z">
        <w:r>
          <w:t>rapping around the existing tool.  This could engage with a collet or some other sort of holder that engages and disengages with rotation of an outer part.</w:t>
        </w:r>
      </w:ins>
    </w:p>
    <w:p w:rsidR="00B86DC9" w:rsidRPr="00B86DC9" w:rsidRDefault="003A7B59">
      <w:pPr>
        <w:rPr>
          <w:ins w:id="219" w:author="Rob Maclachlan" w:date="2016-03-11T16:24:00Z"/>
          <w:b/>
          <w:rPrChange w:id="220" w:author="Rob Maclachlan" w:date="2016-03-11T16:32:00Z">
            <w:rPr>
              <w:ins w:id="221" w:author="Rob Maclachlan" w:date="2016-03-11T16:24:00Z"/>
            </w:rPr>
          </w:rPrChange>
        </w:rPr>
      </w:pPr>
      <w:ins w:id="222" w:author="Rob Maclachlan" w:date="2016-03-11T16:55:00Z">
        <w:r>
          <w:t xml:space="preserve">Improving the </w:t>
        </w:r>
        <w:proofErr w:type="spellStart"/>
        <w:r>
          <w:t>toolholder</w:t>
        </w:r>
        <w:proofErr w:type="spellEnd"/>
        <w:r>
          <w:t xml:space="preserve"> would likely increase moving mass, but I think it would be worth it.</w:t>
        </w:r>
      </w:ins>
      <w:ins w:id="223" w:author="Rob Maclachlan" w:date="2016-03-11T16:24:00Z">
        <w:r w:rsidR="00B86DC9" w:rsidRPr="00B86DC9">
          <w:rPr>
            <w:b/>
            <w:rPrChange w:id="224" w:author="Rob Maclachlan" w:date="2016-03-11T16:32:00Z">
              <w:rPr/>
            </w:rPrChange>
          </w:rPr>
          <w:br w:type="page"/>
        </w:r>
      </w:ins>
    </w:p>
    <w:p w:rsidR="003133B7" w:rsidRPr="003133B7" w:rsidDel="003133B7" w:rsidRDefault="003133B7">
      <w:pPr>
        <w:rPr>
          <w:del w:id="225" w:author="Rob Maclachlan" w:date="2016-03-11T16:16:00Z"/>
          <w:rPrChange w:id="226" w:author="Rob Maclachlan" w:date="2016-03-11T16:12:00Z">
            <w:rPr>
              <w:del w:id="227" w:author="Rob Maclachlan" w:date="2016-03-11T16:16:00Z"/>
              <w:b/>
            </w:rPr>
          </w:rPrChange>
        </w:rPr>
      </w:pPr>
    </w:p>
    <w:p w:rsidR="002E60AA" w:rsidRPr="00EE0AB9" w:rsidRDefault="002E60AA" w:rsidP="002E60AA">
      <w:pPr>
        <w:rPr>
          <w:b/>
        </w:rPr>
      </w:pPr>
      <w:r w:rsidRPr="00EE0AB9">
        <w:rPr>
          <w:b/>
        </w:rPr>
        <w:t>Mass issues:</w:t>
      </w:r>
    </w:p>
    <w:p w:rsidR="002E60AA" w:rsidRDefault="002E60AA" w:rsidP="002E60AA">
      <w:r>
        <w:t>Mass is an important consideration in the housing design:</w:t>
      </w:r>
    </w:p>
    <w:p w:rsidR="002E60AA" w:rsidRDefault="002E60AA" w:rsidP="002E60AA">
      <w:pPr>
        <w:pStyle w:val="ListParagraph"/>
        <w:numPr>
          <w:ilvl w:val="0"/>
          <w:numId w:val="1"/>
        </w:numPr>
      </w:pPr>
      <w:r>
        <w:t xml:space="preserve">We want a considerable amount of mass with a very stiff coupling to the manipulator fixed mounting part.  This provides a mechanical “ground” for the control system, reducing high-frequency instabilities and smoothing out vibration.  </w:t>
      </w:r>
    </w:p>
    <w:p w:rsidR="002E60AA" w:rsidRDefault="002E60AA" w:rsidP="002E60AA">
      <w:pPr>
        <w:pStyle w:val="ListParagraph"/>
        <w:numPr>
          <w:ilvl w:val="0"/>
          <w:numId w:val="1"/>
        </w:numPr>
      </w:pPr>
      <w:r>
        <w:t xml:space="preserve">We want to keep the </w:t>
      </w:r>
      <w:r w:rsidR="00B64820">
        <w:t>Center of Gravity (</w:t>
      </w:r>
      <w:r>
        <w:t>balance point</w:t>
      </w:r>
      <w:r w:rsidR="00B64820">
        <w:t>)</w:t>
      </w:r>
      <w:r>
        <w:t xml:space="preserve"> forward so that the handpiece doesn’t want to topple backward out of the hand.  Mass located at the front is also far more effective in attenuating </w:t>
      </w:r>
      <w:r w:rsidR="00831DBF">
        <w:t xml:space="preserve">the reaction forces resulting from XY translation of the output.  </w:t>
      </w:r>
      <w:r w:rsidR="00B64820">
        <w:t>It is impossible for the CG to be too far forward.</w:t>
      </w:r>
    </w:p>
    <w:p w:rsidR="00831DBF" w:rsidRDefault="00831DBF" w:rsidP="002E60AA">
      <w:pPr>
        <w:pStyle w:val="ListParagraph"/>
        <w:numPr>
          <w:ilvl w:val="0"/>
          <w:numId w:val="1"/>
        </w:numPr>
      </w:pPr>
      <w:r>
        <w:t xml:space="preserve">If it can be made to work without too much difficulty, </w:t>
      </w:r>
      <w:r>
        <w:rPr>
          <w:b/>
        </w:rPr>
        <w:t>it would be preferable to transfer the reaction forces from the motors to a flange at the front of the motor assembly</w:t>
      </w:r>
      <w:r>
        <w:t xml:space="preserve"> rather than to the back end.  This will move the </w:t>
      </w:r>
      <w:r w:rsidR="00B64820">
        <w:t>CG</w:t>
      </w:r>
      <w:r>
        <w:t xml:space="preserve"> forward, and will improve rigidity of the coupling between the manipulator’s “ground” and the mass in the housing front.</w:t>
      </w:r>
    </w:p>
    <w:p w:rsidR="002E60AA" w:rsidRPr="00831DBF" w:rsidRDefault="002E60AA" w:rsidP="002E60AA">
      <w:r>
        <w:t xml:space="preserve">We initially made the manipulator base plate from plastic and experimented with various 3D printed housings and stock metal tubing.  Plastic parts did not give enough mass for good performance.  In the current version, the baseplate and housing are all machined aluminum, except for the back plug, which is plastic.  </w:t>
      </w:r>
      <w:r w:rsidR="00831DBF">
        <w:t xml:space="preserve">For magnetic compatibility, </w:t>
      </w:r>
      <w:r w:rsidR="00831DBF">
        <w:rPr>
          <w:b/>
        </w:rPr>
        <w:t>in the new NST design, fixed structural and mass parts should be 300 series stainless, not aluminum.</w:t>
      </w:r>
      <w:r w:rsidR="00831DBF">
        <w:t xml:space="preserve">  See </w:t>
      </w:r>
      <w:r w:rsidR="00831DBF">
        <w:rPr>
          <w:b/>
        </w:rPr>
        <w:t>magnetic compatibility</w:t>
      </w:r>
      <w:r w:rsidR="00831DBF">
        <w:t>.</w:t>
      </w:r>
    </w:p>
    <w:p w:rsidR="00831DBF" w:rsidRDefault="00B64820" w:rsidP="002E60AA">
      <w:r>
        <w:t>The manipulator</w:t>
      </w:r>
      <w:r w:rsidR="00B119F6">
        <w:t>’</w:t>
      </w:r>
      <w:r>
        <w:t>s fixed mounting part</w:t>
      </w:r>
      <w:r w:rsidR="002E60AA">
        <w:t xml:space="preserve"> needs a really rigid connection to the other housing components (and their mass).   For </w:t>
      </w:r>
      <w:r>
        <w:t>CG placement</w:t>
      </w:r>
      <w:r w:rsidR="002E60AA">
        <w:t>, the most useful mass component is the housing front.  We deliberately made the very front end far thicker than it structurally needed to be.  The housing tube provides the rigid connection between the baseplate and the housing fron</w:t>
      </w:r>
      <w:r w:rsidR="00831DBF">
        <w:t>t.</w:t>
      </w:r>
    </w:p>
    <w:p w:rsidR="00831DBF" w:rsidRDefault="00831DBF" w:rsidP="002E60AA">
      <w:r>
        <w:t>The mass of the entire handpiece is ~60g, including manipulator, electronics and housing.  (This weight is very approximate, since I measured with the cable attached.)  We wouldn’t want it too much heavier than that.</w:t>
      </w:r>
    </w:p>
    <w:p w:rsidR="002E60AA" w:rsidRDefault="002E60AA" w:rsidP="002E60AA">
      <w:r>
        <w:t xml:space="preserve">There is more mass and strength than necessary in the back part of the housing tube, </w:t>
      </w:r>
      <w:r w:rsidR="00B119F6">
        <w:t>which is undesirable for forward CG placement</w:t>
      </w:r>
      <w:r>
        <w:t xml:space="preserve">.  I think we stuck with a single part and a moderately thick wall for simplicity and ease of machining.  Mass is not desirable in the housing </w:t>
      </w:r>
      <w:r w:rsidR="00B119F6">
        <w:t>plug</w:t>
      </w:r>
      <w:r>
        <w:t>, so we made this out of plastic.</w:t>
      </w:r>
    </w:p>
    <w:p w:rsidR="002E60AA" w:rsidRDefault="002E60AA" w:rsidP="002E60AA"/>
    <w:p w:rsidR="002E60AA" w:rsidRDefault="002E60AA" w:rsidP="002E60AA">
      <w:r>
        <w:br w:type="page"/>
      </w:r>
    </w:p>
    <w:p w:rsidR="005E31AC" w:rsidRPr="005E31AC" w:rsidRDefault="005E31AC">
      <w:pPr>
        <w:rPr>
          <w:b/>
        </w:rPr>
      </w:pPr>
      <w:r w:rsidRPr="005E31AC">
        <w:rPr>
          <w:b/>
        </w:rPr>
        <w:lastRenderedPageBreak/>
        <w:t>Magnetic compatibility:</w:t>
      </w:r>
    </w:p>
    <w:p w:rsidR="005E31AC" w:rsidRDefault="005E31AC" w:rsidP="005E31AC">
      <w:r>
        <w:t>Currently we are using optical position sensing using LEDs mounted on the handpiece, but we are developing an AC electromagnetic tracker that we hope to be able to use in the future.</w:t>
      </w:r>
      <w:r w:rsidR="000E7A83">
        <w:t xml:space="preserve">  First, a question: </w:t>
      </w:r>
      <w:r w:rsidR="00B03154">
        <w:rPr>
          <w:b/>
        </w:rPr>
        <w:t>W</w:t>
      </w:r>
      <w:r w:rsidR="000E7A83" w:rsidRPr="000E7A83">
        <w:rPr>
          <w:b/>
        </w:rPr>
        <w:t xml:space="preserve">ould the NST magnetic position sensors suffer significant interference from </w:t>
      </w:r>
      <w:r w:rsidR="00B03154" w:rsidRPr="000E7A83">
        <w:rPr>
          <w:b/>
        </w:rPr>
        <w:t xml:space="preserve">20 </w:t>
      </w:r>
      <w:proofErr w:type="spellStart"/>
      <w:r w:rsidR="00B03154" w:rsidRPr="000E7A83">
        <w:rPr>
          <w:b/>
        </w:rPr>
        <w:t>uT</w:t>
      </w:r>
      <w:proofErr w:type="spellEnd"/>
      <w:r w:rsidR="00B03154">
        <w:t xml:space="preserve"> </w:t>
      </w:r>
      <w:r w:rsidR="00B03154" w:rsidRPr="00B03154">
        <w:rPr>
          <w:b/>
        </w:rPr>
        <w:t>(0.2 Gauss)</w:t>
      </w:r>
      <w:r w:rsidR="00B03154">
        <w:t xml:space="preserve"> </w:t>
      </w:r>
      <w:r w:rsidR="000E7A83">
        <w:rPr>
          <w:b/>
        </w:rPr>
        <w:t>AC magnetic field of</w:t>
      </w:r>
      <w:r w:rsidR="000E7A83" w:rsidRPr="000E7A83">
        <w:rPr>
          <w:b/>
        </w:rPr>
        <w:t xml:space="preserve"> </w:t>
      </w:r>
      <w:r w:rsidR="000E7A83">
        <w:t xml:space="preserve">modulated at from 100 Hz to 10 kHz?  This is less than typical earth field strength, </w:t>
      </w:r>
      <w:r w:rsidR="00B03154">
        <w:t>and the NST sensor is DC responding, so I have hopes this would be acceptable.</w:t>
      </w:r>
    </w:p>
    <w:p w:rsidR="00B03154" w:rsidRDefault="00B03154" w:rsidP="005E31AC">
      <w:r>
        <w:t>In order to minimize field distortion caused by components in the handpiece, it is desirable to:</w:t>
      </w:r>
    </w:p>
    <w:p w:rsidR="00B03154" w:rsidRDefault="004C26D7" w:rsidP="004C26D7">
      <w:pPr>
        <w:pStyle w:val="ListParagraph"/>
        <w:numPr>
          <w:ilvl w:val="0"/>
          <w:numId w:val="4"/>
        </w:numPr>
      </w:pPr>
      <w:r>
        <w:t xml:space="preserve">Avoid use of ferromagnetic materials, especially soft </w:t>
      </w:r>
      <w:proofErr w:type="spellStart"/>
      <w:r>
        <w:t>ferromagnets</w:t>
      </w:r>
      <w:proofErr w:type="spellEnd"/>
      <w:r>
        <w:t xml:space="preserve"> such as carbon steel.  </w:t>
      </w:r>
      <w:proofErr w:type="gramStart"/>
      <w:r>
        <w:t>high-</w:t>
      </w:r>
      <w:proofErr w:type="spellStart"/>
      <w:r>
        <w:t>coercivity</w:t>
      </w:r>
      <w:proofErr w:type="spellEnd"/>
      <w:proofErr w:type="gramEnd"/>
      <w:r>
        <w:t xml:space="preserve"> hard </w:t>
      </w:r>
      <w:proofErr w:type="spellStart"/>
      <w:r>
        <w:t>ferromagnets</w:t>
      </w:r>
      <w:proofErr w:type="spellEnd"/>
      <w:r>
        <w:t xml:space="preserve"> such as permanent magnets are a lesser problem, especially if the amount of material is small, such as in the NST sensor magnets.</w:t>
      </w:r>
      <w:r w:rsidR="00DF00B6">
        <w:t xml:space="preserve">  We understand that it may not be practical or desirable to change materials </w:t>
      </w:r>
      <w:r w:rsidR="00D54EC8">
        <w:t>in components such as the motor screw and nut.  I expect that with their relatively small size, these parts will not cause too much field distortion.</w:t>
      </w:r>
    </w:p>
    <w:p w:rsidR="004C26D7" w:rsidRDefault="004C26D7" w:rsidP="004C26D7">
      <w:pPr>
        <w:pStyle w:val="ListParagraph"/>
        <w:numPr>
          <w:ilvl w:val="0"/>
          <w:numId w:val="4"/>
        </w:numPr>
      </w:pPr>
      <w:r>
        <w:t xml:space="preserve">Choose low-conductivity metals such as 300 series stainless or titanium </w:t>
      </w:r>
      <w:r w:rsidR="0042118E">
        <w:t xml:space="preserve">rather than </w:t>
      </w:r>
      <w:r>
        <w:t>high-conductivity metals such aluminum</w:t>
      </w:r>
      <w:r w:rsidR="00EE0AB9">
        <w:t xml:space="preserve"> or copper</w:t>
      </w:r>
      <w:r>
        <w:t xml:space="preserve">.  This minimizes strength of eddy currents induced by the </w:t>
      </w:r>
      <w:r w:rsidR="0042118E">
        <w:t>tracker’s AC field</w:t>
      </w:r>
      <w:r>
        <w:t>.</w:t>
      </w:r>
      <w:r w:rsidR="00DF00B6">
        <w:t xml:space="preserve">  Interference is minimal if thickness of the part is less than one skin depth at 15 kHz (0.7mm for aluminum or 3.4 mm for 301 stainless).  Parts which are small in their maximum cross section are also less of a concern.</w:t>
      </w:r>
    </w:p>
    <w:p w:rsidR="0042118E" w:rsidRDefault="004C26D7" w:rsidP="004C26D7">
      <w:pPr>
        <w:pStyle w:val="ListParagraph"/>
        <w:numPr>
          <w:ilvl w:val="0"/>
          <w:numId w:val="4"/>
        </w:numPr>
      </w:pPr>
      <w:r>
        <w:t xml:space="preserve">It’s preferable to use non-conductive materials such as plastic wherever this is consistent with the </w:t>
      </w:r>
      <w:r w:rsidR="00EE0AB9">
        <w:t xml:space="preserve">requirements for </w:t>
      </w:r>
      <w:proofErr w:type="gramStart"/>
      <w:r w:rsidR="00EE0AB9">
        <w:t>mass,</w:t>
      </w:r>
      <w:proofErr w:type="gramEnd"/>
      <w:r w:rsidR="00EE0AB9">
        <w:t xml:space="preserve"> stiffness and weight distribution (see </w:t>
      </w:r>
      <w:r w:rsidR="00EE0AB9" w:rsidRPr="00EE0AB9">
        <w:rPr>
          <w:b/>
        </w:rPr>
        <w:t>Mass issues</w:t>
      </w:r>
      <w:r w:rsidR="00EE0AB9">
        <w:t>).</w:t>
      </w:r>
      <w:r w:rsidR="00D54EC8">
        <w:t xml:space="preserve">  Use of plastic would be attractive for the rear part of the housing, both for magnetic compatibility and handpiece balance.  </w:t>
      </w:r>
    </w:p>
    <w:p w:rsidR="004C26D7" w:rsidRDefault="00D54EC8" w:rsidP="004C26D7">
      <w:pPr>
        <w:pStyle w:val="ListParagraph"/>
        <w:numPr>
          <w:ilvl w:val="0"/>
          <w:numId w:val="4"/>
        </w:numPr>
      </w:pPr>
      <w:r>
        <w:t xml:space="preserve">We </w:t>
      </w:r>
      <w:r w:rsidR="0042118E">
        <w:t>expect we would place the tracker sensor</w:t>
      </w:r>
      <w:r>
        <w:t xml:space="preserve"> on or inside the rear end of the rear housing.</w:t>
      </w:r>
      <w:r w:rsidR="00EC2BF9">
        <w:t xml:space="preserve">  This will increase the distance from structural and mass components at the front of the handpiece.  This also would place the sensor closer to the motors and power wiring, so </w:t>
      </w:r>
    </w:p>
    <w:p w:rsidR="0042118E" w:rsidRDefault="0042118E" w:rsidP="004C26D7">
      <w:pPr>
        <w:pStyle w:val="ListParagraph"/>
        <w:numPr>
          <w:ilvl w:val="0"/>
          <w:numId w:val="4"/>
        </w:numPr>
      </w:pPr>
      <w:r>
        <w:t>Try to minimize the loop area of high current paths (the motor power supply and outputs from drivers).  The EM tracker operates well below the motor resonance frequency, but current will also be varying at the position control loop update rate (1-10 kHz), which falls right within the operating frequency range.</w:t>
      </w:r>
    </w:p>
    <w:p w:rsidR="00D54EC8" w:rsidRDefault="00D54EC8" w:rsidP="00D54EC8"/>
    <w:p w:rsidR="00F358AE" w:rsidRDefault="00F358AE">
      <w:r>
        <w:br w:type="page"/>
      </w:r>
    </w:p>
    <w:p w:rsidR="00F358AE" w:rsidRPr="008A1A69" w:rsidRDefault="00F358AE">
      <w:pPr>
        <w:rPr>
          <w:b/>
        </w:rPr>
      </w:pPr>
      <w:r w:rsidRPr="008A1A69">
        <w:rPr>
          <w:b/>
        </w:rPr>
        <w:lastRenderedPageBreak/>
        <w:t>Position tracker LED mounting:</w:t>
      </w:r>
    </w:p>
    <w:p w:rsidR="0050686B" w:rsidRDefault="00AA6D2F">
      <w:pPr>
        <w:rPr>
          <w:noProof/>
        </w:rPr>
      </w:pPr>
      <w:r>
        <w:br w:type="page"/>
      </w:r>
      <w:r w:rsidR="0050686B">
        <w:rPr>
          <w:noProof/>
        </w:rPr>
        <w:lastRenderedPageBreak/>
        <w:t>Application tool moments and workspace definition:</w:t>
      </w:r>
      <w:r w:rsidR="00C50A33" w:rsidRPr="00C50A33">
        <w:rPr>
          <w:noProof/>
        </w:rPr>
        <w:t xml:space="preserve"> </w:t>
      </w:r>
    </w:p>
    <w:p w:rsidR="0050686B" w:rsidRDefault="00C50A33">
      <w:r>
        <w:rPr>
          <w:noProof/>
        </w:rPr>
        <mc:AlternateContent>
          <mc:Choice Requires="wps">
            <w:drawing>
              <wp:anchor distT="0" distB="0" distL="114300" distR="114300" simplePos="0" relativeHeight="251659264" behindDoc="0" locked="0" layoutInCell="1" allowOverlap="1" wp14:anchorId="28B38292" wp14:editId="09A4EA64">
                <wp:simplePos x="0" y="0"/>
                <wp:positionH relativeFrom="column">
                  <wp:posOffset>3587750</wp:posOffset>
                </wp:positionH>
                <wp:positionV relativeFrom="paragraph">
                  <wp:posOffset>-693420</wp:posOffset>
                </wp:positionV>
                <wp:extent cx="684530" cy="311785"/>
                <wp:effectExtent l="609600" t="0" r="20320" b="488315"/>
                <wp:wrapNone/>
                <wp:docPr id="56" name="Line Callout 1 56"/>
                <wp:cNvGraphicFramePr/>
                <a:graphic xmlns:a="http://schemas.openxmlformats.org/drawingml/2006/main">
                  <a:graphicData uri="http://schemas.microsoft.com/office/word/2010/wordprocessingShape">
                    <wps:wsp>
                      <wps:cNvSpPr/>
                      <wps:spPr>
                        <a:xfrm>
                          <a:off x="0" y="0"/>
                          <a:ext cx="684530" cy="311785"/>
                        </a:xfrm>
                        <a:prstGeom prst="borderCallout1">
                          <a:avLst>
                            <a:gd name="adj1" fmla="val 54683"/>
                            <a:gd name="adj2" fmla="val 1054"/>
                            <a:gd name="adj3" fmla="val 256959"/>
                            <a:gd name="adj4" fmla="val -8903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wps:txbx>
                      <wps:bodyPr rot="0" spcFirstLastPara="0" vert="horz" wrap="square" lIns="0" tIns="9144" rIns="0" bIns="9144" numCol="1" spcCol="0" rtlCol="0" fromWordArt="0" anchor="ctr" anchorCtr="0" forceAA="0" compatLnSpc="1">
                        <a:prstTxWarp prst="textNoShape">
                          <a:avLst/>
                        </a:prstTxWarp>
                        <a:noAutofit/>
                      </wps:bodyPr>
                    </wps:wsp>
                  </a:graphicData>
                </a:graphic>
              </wp:anchor>
            </w:drawing>
          </mc:Choice>
          <mc:Fallback>
            <w:pict>
              <v:shape id="Line Callout 1 56" o:spid="_x0000_s1038" type="#_x0000_t47" style="position:absolute;margin-left:282.5pt;margin-top:-54.6pt;width:53.9pt;height:2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" adj="-19232,55503,228,11812" fillcolor="#4f81bd [3204]" strokecolor="#243f60 [1604]" strokeweight="1pt">
                <v:textbox inset="0,.72pt,0,.72pt">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v:textbox>
                <o:callout v:ext="edit" minusy="t"/>
              </v:shape>
            </w:pict>
          </mc:Fallback>
        </mc:AlternateContent>
      </w:r>
      <w:r w:rsidR="0050686B">
        <w:rPr>
          <w:noProof/>
        </w:rPr>
        <mc:AlternateContent>
          <mc:Choice Requires="wpc">
            <w:drawing>
              <wp:inline distT="0" distB="0" distL="0" distR="0" wp14:anchorId="16C0BF85" wp14:editId="7B8005D6">
                <wp:extent cx="6135030" cy="3582670"/>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Picture 50" descr="C:\Users\ram\Desktop\Micron CAD\Select tidbits\tool_moments.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2544" cy="3580818"/>
                          </a:xfrm>
                          <a:prstGeom prst="rect">
                            <a:avLst/>
                          </a:prstGeom>
                          <a:noFill/>
                          <a:ln>
                            <a:noFill/>
                          </a:ln>
                        </pic:spPr>
                      </pic:pic>
                      <wps:wsp>
                        <wps:cNvPr id="51" name="Line Callout 1 51"/>
                        <wps:cNvSpPr/>
                        <wps:spPr>
                          <a:xfrm>
                            <a:off x="4346957" y="389449"/>
                            <a:ext cx="685165" cy="311814"/>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2" name="Line Callout 1 52"/>
                        <wps:cNvSpPr/>
                        <wps:spPr>
                          <a:xfrm>
                            <a:off x="4632330" y="1394683"/>
                            <a:ext cx="684530" cy="311785"/>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3" name="Line Callout 1 53"/>
                        <wps:cNvSpPr/>
                        <wps:spPr>
                          <a:xfrm>
                            <a:off x="4774162" y="2194783"/>
                            <a:ext cx="683895" cy="311785"/>
                          </a:xfrm>
                          <a:prstGeom prst="borderCallout1">
                            <a:avLst>
                              <a:gd name="adj1" fmla="val 54683"/>
                              <a:gd name="adj2" fmla="val 1054"/>
                              <a:gd name="adj3" fmla="val -20649"/>
                              <a:gd name="adj4" fmla="val -22776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5" name="Can 55"/>
                        <wps:cNvSpPr/>
                        <wps:spPr>
                          <a:xfrm>
                            <a:off x="2816860" y="114523"/>
                            <a:ext cx="228600" cy="228600"/>
                          </a:xfrm>
                          <a:prstGeom prst="can">
                            <a:avLst/>
                          </a:prstGeom>
                          <a:solidFill>
                            <a:schemeClr val="accent1">
                              <a:alpha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rPr>
                                  <w:rFonts w:eastAsia="Times New Roman"/>
                                </w:rPr>
                              </w:pP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45" o:spid="_x0000_s1039" editas="canvas" style="width:483.05pt;height:282.1pt;mso-position-horizontal-relative:char;mso-position-vertical-relative:line" coordsize="61347,35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">
                <v:shape id="_x0000_s1040" type="#_x0000_t75" style="position:absolute;width:61347;height:35826;visibility:visible;mso-wrap-style:square">
                  <v:fill o:detectmouseclick="t"/>
                  <v:path o:connecttype="none"/>
                </v:shape>
                <v:shape id="Picture 50" o:spid="_x0000_s1041" type="#_x0000_t75" style="position:absolute;width:46325;height:35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RLTCAAAA2wAAAA8AAABkcnMvZG93bnJldi54bWxET89rwjAUvgv+D+ENdhGbOqZIZxQRBkMP&#10;w7rBentr3tqy5iU0se3+++UgePz4fm92o2lFT51vLCtYJCkI4tLqhisFH5fX+RqED8gaW8uk4I88&#10;7LbTyQYzbQc+U5+HSsQQ9hkqqENwmZS+rMmgT6wjjtyP7QyGCLtK6g6HGG5a+ZSmK2mw4dhQo6ND&#10;TeVvfjUK/PnzZN3zO1+LIgzUfLnv48wp9fgw7l9ABBrDXXxzv2kFy7g+fok/QG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T0S0wgAAANsAAAAPAAAAAAAAAAAAAAAAAJ8C&#10;AABkcnMvZG93bnJldi54bWxQSwUGAAAAAAQABAD3AAAAjgMAAAAA&#10;">
                  <v:imagedata r:id="rId15" o:title="tool_moments"/>
                </v:shape>
                <v:shape id="Line Callout 1 51" o:spid="_x0000_s1042" type="#_x0000_t47" style="position:absolute;left:43469;top:3894;width:6852;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FTUMQA&#10;AADbAAAADwAAAGRycy9kb3ducmV2LnhtbESPW2vCQBSE3wv+h+UIfaubWFokuhENUepbvYGPh+zJ&#10;BbNnQ3bV+O+7hUIfh5n5hlksB9OKO/WusawgnkQgiAurG64UnI6btxkI55E1tpZJwZMcLNPRywIT&#10;bR+8p/vBVyJA2CWooPa+S6R0RU0G3cR2xMErbW/QB9lXUvf4CHDTymkUfUqDDYeFGjvKaiquh5tR&#10;cDlv3799juU6d1UW69PufL3slHodD6s5CE+D/w//tb+0go8Y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hU1DEAAAA2wAAAA8AAAAAAAAAAAAAAAAAmAIAAGRycy9k&#10;b3ducmV2LnhtbFBLBQYAAAAABAAEAPUAAACJAwAAAAA=&#10;" adj="-44341,38094,228,11812" fillcolor="#4f81bd [3204]" strokecolor="#243f60 [1604]" strokeweight="1pt">
                  <v:textbox inset="0,.72pt,0,.72pt">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v:textbox>
                  <o:callout v:ext="edit" minusy="t"/>
                </v:shape>
                <v:shape id="Line Callout 1 52" o:spid="_x0000_s1043" type="#_x0000_t47" style="position:absolute;left:46323;top:13946;width:6845;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NJ8MA&#10;AADbAAAADwAAAGRycy9kb3ducmV2LnhtbESPQWvCQBSE70L/w/IEb7oxUimpq9ig0txaq+DxkX0m&#10;wezbkF1N/PeuUPA4zMw3zGLVm1rcqHWVZQXTSQSCOLe64kLB4W87/gDhPLLG2jIpuJOD1fJtsMBE&#10;245/6bb3hQgQdgkqKL1vEildXpJBN7ENcfDOtjXog2wLqVvsAtzUMo6iuTRYcVgosaG0pPyyvxoF&#10;p+Nu9uM3eP7auCKd6kN2vJwypUbDfv0JwlPvX+H/9rdW8B7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PNJ8MAAADbAAAADwAAAAAAAAAAAAAAAACYAgAAZHJzL2Rv&#10;d25yZXYueG1sUEsFBgAAAAAEAAQA9QAAAIgDAAAAAA==&#10;" adj="-44341,38094,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v:textbox>
                  <o:callout v:ext="edit" minusy="t"/>
                </v:shape>
                <v:shape id="Line Callout 1 53" o:spid="_x0000_s1044" type="#_x0000_t47" style="position:absolute;left:47741;top:21947;width:6839;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0vsIA&#10;AADbAAAADwAAAGRycy9kb3ducmV2LnhtbESP0YrCMBRE3wX/IVzBN01dUaQaRYUVH1ZYqx9wba5t&#10;aXNTmqh1v94ICz4OM3OGWaxaU4k7Na6wrGA0jEAQp1YXnCk4n74HMxDOI2usLJOCJzlYLbudBcba&#10;PvhI98RnIkDYxagg976OpXRpTgbd0NbEwbvaxqAPssmkbvAR4KaSX1E0lQYLDgs51rTNKS2Tm1Eg&#10;k800W5ez3e/5UF64/fsxW3RK9Xvteg7CU+s/4f/2XiuYjOH9Jf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MLS+wgAAANsAAAAPAAAAAAAAAAAAAAAAAJgCAABkcnMvZG93&#10;bnJldi54bWxQSwUGAAAAAAQABAD1AAAAhwMAAAAA&#10;" adj="-49196,-4460,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5" o:spid="_x0000_s1045" type="#_x0000_t22" style="position:absolute;left:28168;top:114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BK8QA&#10;AADbAAAADwAAAGRycy9kb3ducmV2LnhtbESP3WoCMRSE7wt9h3AKvRHNWlBkNYoI0qJQ6h94edgc&#10;N4vJybLJ6vr2plDo5TAz3zCzReesuFETKs8KhoMMBHHhdcWlguNh3Z+ACBFZo/VMCh4UYDF/fZlh&#10;rv2dd3Tbx1IkCIccFZgY61zKUBhyGAa+Jk7exTcOY5JNKXWD9wR3Vn5k2Vg6rDgtGKxpZai47lun&#10;4FKdLbfD82drTvaw2ba9H198K/X+1i2nICJ18T/81/7SCkYj+P2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gSvEAAAA2wAAAA8AAAAAAAAAAAAAAAAAmAIAAGRycy9k&#10;b3ducmV2LnhtbFBLBQYAAAAABAAEAPUAAACJAwAAAAA=&#10;" fillcolor="#4f81bd [3204]" strokecolor="#243f60 [1604]" strokeweight="1pt">
                  <v:fill opacity="52428f"/>
                  <v:textbox inset="0,.72pt,0,.72pt">
                    <w:txbxContent>
                      <w:p w:rsidR="00C50A33" w:rsidRDefault="00C50A33" w:rsidP="00C50A33">
                        <w:pPr>
                          <w:rPr>
                            <w:rFonts w:eastAsia="Times New Roman"/>
                          </w:rPr>
                        </w:pPr>
                      </w:p>
                    </w:txbxContent>
                  </v:textbox>
                </v:shape>
                <w10:anchorlock/>
              </v:group>
            </w:pict>
          </mc:Fallback>
        </mc:AlternateContent>
      </w:r>
    </w:p>
    <w:p w:rsidR="00C50A33" w:rsidRDefault="00C50A33">
      <w:r>
        <w:t xml:space="preserve">One requirement that we have used to design the manipulator is the scenario of “RCM motion”, where the RCM pivot on the tool shaft remains fixed as we move the tip throughout a cylindrical workspace.  </w:t>
      </w:r>
      <w:r w:rsidR="00D22430">
        <w:t xml:space="preserve">I don’t think we actually reliably achieved this with the current manipulator, but our goal was to get a 4x4mm </w:t>
      </w:r>
      <w:proofErr w:type="spellStart"/>
      <w:r w:rsidR="00D22430">
        <w:t>dia</w:t>
      </w:r>
      <w:proofErr w:type="spellEnd"/>
      <w:r w:rsidR="00D22430">
        <w:t xml:space="preserve"> tip workspace in RCM motion mode.   You can see with this particular tool, the moment from RCM to tip is 20mm, vs. 37mm from kinematic center to RCM.  So we need to translate nearly +/- 4mm in XY at the KC to achieve this RCM workspace.  That is, more like an 8mm </w:t>
      </w:r>
      <w:proofErr w:type="spellStart"/>
      <w:r w:rsidR="00D22430">
        <w:t>dia</w:t>
      </w:r>
      <w:proofErr w:type="spellEnd"/>
      <w:r w:rsidR="00D22430">
        <w:t xml:space="preserve"> X 4mm height KC workspace.</w:t>
      </w:r>
    </w:p>
    <w:p w:rsidR="00D22430" w:rsidRDefault="00D22430">
      <w:r>
        <w:br w:type="page"/>
      </w:r>
    </w:p>
    <w:p w:rsidR="003F0159" w:rsidRPr="008A1A69" w:rsidRDefault="0050686B">
      <w:pPr>
        <w:rPr>
          <w:b/>
        </w:rPr>
      </w:pPr>
      <w:r w:rsidRPr="008A1A69">
        <w:rPr>
          <w:b/>
        </w:rPr>
        <w:lastRenderedPageBreak/>
        <w:t xml:space="preserve">Workspace definition: </w:t>
      </w:r>
    </w:p>
    <w:p w:rsidR="00FE0E73" w:rsidRDefault="003F0159">
      <w:r>
        <w:rPr>
          <w:noProof/>
        </w:rPr>
        <mc:AlternateContent>
          <mc:Choice Requires="wpc">
            <w:drawing>
              <wp:inline distT="0" distB="0" distL="0" distR="0" wp14:anchorId="1D3B8B29" wp14:editId="10565713">
                <wp:extent cx="5749397" cy="3294632"/>
                <wp:effectExtent l="0" t="0" r="22860" b="2032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2"/>
                          </a:solidFill>
                        </a:ln>
                      </wpc:whole>
                      <wps:wsp>
                        <wps:cNvPr id="32" name="Can 32"/>
                        <wps:cNvSpPr/>
                        <wps:spPr>
                          <a:xfrm rot="5400000">
                            <a:off x="3416881" y="1479720"/>
                            <a:ext cx="685800" cy="178962"/>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29" name="Can 29"/>
                        <wps:cNvSpPr/>
                        <wps:spPr>
                          <a:xfrm rot="5400000">
                            <a:off x="389890" y="1226578"/>
                            <a:ext cx="685800" cy="685800"/>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0" name="Rectangle 30"/>
                        <wps:cNvSpPr/>
                        <wps:spPr>
                          <a:xfrm>
                            <a:off x="772160" y="195358"/>
                            <a:ext cx="115570" cy="2729230"/>
                          </a:xfrm>
                          <a:prstGeom prst="rect">
                            <a:avLst/>
                          </a:prstGeom>
                          <a:solidFill>
                            <a:schemeClr val="tx1">
                              <a:lumMod val="65000"/>
                              <a:lumOff val="35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1" name="Straight Connector 31"/>
                        <wps:cNvCnPr/>
                        <wps:spPr>
                          <a:xfrm>
                            <a:off x="709930" y="1555477"/>
                            <a:ext cx="4784090" cy="8889"/>
                          </a:xfrm>
                          <a:prstGeom prst="line">
                            <a:avLst/>
                          </a:prstGeom>
                          <a:ln w="25400">
                            <a:solidFill>
                              <a:schemeClr val="accent3">
                                <a:lumMod val="75000"/>
                              </a:schemeClr>
                            </a:solidFill>
                            <a:headEnd type="oval"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33" name="Line Callout 1 33"/>
                        <wps:cNvSpPr/>
                        <wps:spPr>
                          <a:xfrm>
                            <a:off x="1395730" y="203903"/>
                            <a:ext cx="685800" cy="160020"/>
                          </a:xfrm>
                          <a:prstGeom prst="borderCallout1">
                            <a:avLst>
                              <a:gd name="adj1" fmla="val 97215"/>
                              <a:gd name="adj2" fmla="val -953"/>
                              <a:gd name="adj3" fmla="val 234378"/>
                              <a:gd name="adj4" fmla="val -6770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0" name="Line Callout 1 40"/>
                        <wps:cNvSpPr/>
                        <wps:spPr>
                          <a:xfrm>
                            <a:off x="1440180" y="2293590"/>
                            <a:ext cx="1044998" cy="630507"/>
                          </a:xfrm>
                          <a:prstGeom prst="borderCallout1">
                            <a:avLst>
                              <a:gd name="adj1" fmla="val -1310"/>
                              <a:gd name="adj2" fmla="val -323"/>
                              <a:gd name="adj3" fmla="val -75380"/>
                              <a:gd name="adj4" fmla="val -37352"/>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1" name="Line Callout 1 41"/>
                        <wps:cNvSpPr/>
                        <wps:spPr>
                          <a:xfrm>
                            <a:off x="3680460" y="2434014"/>
                            <a:ext cx="1133053" cy="730827"/>
                          </a:xfrm>
                          <a:prstGeom prst="borderCallout1">
                            <a:avLst>
                              <a:gd name="adj1" fmla="val -2822"/>
                              <a:gd name="adj2" fmla="val 49794"/>
                              <a:gd name="adj3" fmla="val -81188"/>
                              <a:gd name="adj4" fmla="val 127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3" name="Straight Arrow Connector 43"/>
                        <wps:cNvCnPr/>
                        <wps:spPr>
                          <a:xfrm>
                            <a:off x="675640" y="1395223"/>
                            <a:ext cx="311277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Line Callout 1 44"/>
                        <wps:cNvSpPr/>
                        <wps:spPr>
                          <a:xfrm>
                            <a:off x="3183415" y="369333"/>
                            <a:ext cx="1044575" cy="629920"/>
                          </a:xfrm>
                          <a:prstGeom prst="borderCallout1">
                            <a:avLst>
                              <a:gd name="adj1" fmla="val 101730"/>
                              <a:gd name="adj2" fmla="val -991"/>
                              <a:gd name="adj3" fmla="val 155065"/>
                              <a:gd name="adj4" fmla="val -1463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7" o:spid="_x0000_s1046" editas="canvas" style="width:452.7pt;height:259.4pt;mso-position-horizontal-relative:char;mso-position-vertical-relative:line" coordsize="57492,3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">
                <v:shape id="_x0000_s1047" type="#_x0000_t75" style="position:absolute;width:57492;height:32943;visibility:visible;mso-wrap-style:square" stroked="t" strokecolor="#1f497d [3215]">
                  <v:fill o:detectmouseclick="t"/>
                  <v:path o:connecttype="none"/>
                </v:shape>
                <v:shape id="Can 32" o:spid="_x0000_s1048" type="#_x0000_t22" style="position:absolute;left:34169;top:14797;width:6858;height:17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NScIA&#10;AADbAAAADwAAAGRycy9kb3ducmV2LnhtbESPQWsCMRSE74X+h/AKvdVEhbLdGkUEsb0UXO39NXnd&#10;LN28LJuou/++EQSPw8x8wyxWg2/FmfrYBNYwnSgQxCbYhmsNx8P2pQARE7LFNjBpGCnCavn4sMDS&#10;hgvv6VylWmQIxxI1uJS6UspoHHmMk9ARZ+839B5Tln0tbY+XDPetnCn1Kj02nBccdrRxZP6qk9dQ&#10;mM+xUOrLM5n5T+F2tvoe37R+fhrW7yASDekevrU/rIb5DK5f8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s1JwgAAANsAAAAPAAAAAAAAAAAAAAAAAJgCAABkcnMvZG93&#10;bnJldi54bWxQSwUGAAAAAAQABAD1AAAAhwMAAAAA&#10;" fillcolor="#4f81bd [3204]" strokecolor="#243f60 [1604]" strokeweight="1pt">
                  <v:textbox inset="0,.72pt,0,.72pt"/>
                </v:shape>
                <v:shape id="Can 29" o:spid="_x0000_s1049" type="#_x0000_t22" style="position:absolute;left:3898;top:12265;width:6858;height:68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J5cIA&#10;AADbAAAADwAAAGRycy9kb3ducmV2LnhtbESPQWsCMRSE7wX/Q3iCt5qoUNatUYog2kuh23p/Jq+b&#10;pZuXZRN19983hUKPw8x8w2x2g2/FjfrYBNawmCsQxCbYhmsNnx+HxwJETMgW28CkYaQIu+3kYYOl&#10;DXd+p1uVapEhHEvU4FLqSimjceQxzkNHnL2v0HtMWfa1tD3eM9y3cqnUk/TYcF5w2NHekfmurl5D&#10;YV7HQqk3z2RWl8IdbXUe11rPpsPLM4hEQ/oP/7VPVsNyDb9f8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8nlwgAAANsAAAAPAAAAAAAAAAAAAAAAAJgCAABkcnMvZG93&#10;bnJldi54bWxQSwUGAAAAAAQABAD1AAAAhwMAAAAA&#10;" fillcolor="#4f81bd [3204]" strokecolor="#243f60 [1604]" strokeweight="1pt">
                  <v:textbox inset="0,.72pt,0,.72pt"/>
                </v:shape>
                <v:rect id="Rectangle 30" o:spid="_x0000_s1050" style="position:absolute;left:7721;top:1953;width:1156;height:27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9lcEA&#10;AADbAAAADwAAAGRycy9kb3ducmV2LnhtbERPy4rCMBTdD/gP4QpuBk19IFqN4hQG3ChjR3B7aW4f&#10;2NyUJmM7f28WgsvDeW/3vanFg1pXWVYwnUQgiDOrKy4UXH+/xysQziNrrC2Tgn9ysN8NPrYYa9vx&#10;hR6pL0QIYRejgtL7JpbSZSUZdBPbEAcut61BH2BbSN1iF8JNLWdRtJQGKw4NJTaUlJTd0z+j4Oe8&#10;/LqsXd3dpkWKeb5Ius9TotRo2B82IDz1/i1+uY9awTysD1/CD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PZXBAAAA2wAAAA8AAAAAAAAAAAAAAAAAmAIAAGRycy9kb3du&#10;cmV2LnhtbFBLBQYAAAAABAAEAPUAAACGAwAAAAA=&#10;" fillcolor="#5a5a5a [2109]" strokecolor="#243f60 [1604]" strokeweight="1pt">
                  <v:textbox inset="0,.72pt,0,.72pt"/>
                </v:rect>
                <v:line id="Straight Connector 31" o:spid="_x0000_s1051" style="position:absolute;visibility:visible;mso-wrap-style:square" from="7099,15554" to="54940,1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uPsQAAADbAAAADwAAAGRycy9kb3ducmV2LnhtbESPQWvCQBSE7wX/w/IKXkrdaKHY1FVE&#10;EHvSGu39kX1N0ua9XbNbTf+9Wyh4HGbmG2a26LlVZ+pC48TAeJSBIimdbaQycDysH6egQkSx2Doh&#10;A78UYDEf3M0wt+4iezoXsVIJIiFHA3WMPtc6lDUxhpHzJMn7dB1jTLKrtO3wkuDc6kmWPWvGRtJC&#10;jZ5WNZXfxQ8b8BlXLzvef50O7xvPxfbhoy23xgzv++UrqEh9vIX/22/WwNMY/r6kH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W4+xAAAANsAAAAPAAAAAAAAAAAA&#10;AAAAAKECAABkcnMvZG93bnJldi54bWxQSwUGAAAAAAQABAD5AAAAkgMAAAAA&#10;" strokecolor="#76923c [2406]" strokeweight="2pt">
                  <v:stroke startarrow="oval" startarrowwidth="wide" endarrowwidth="wide"/>
                </v:line>
                <v:shape id="Line Callout 1 33" o:spid="_x0000_s1052" type="#_x0000_t47" style="position:absolute;left:13957;top:2039;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shcMA&#10;AADbAAAADwAAAGRycy9kb3ducmV2LnhtbESPT4vCMBTE74LfITzBm6brP5ZuU1FB8CKi7mGPj+bZ&#10;lG1eSpNq/fZmYcHjMDO/YbJ1b2txp9ZXjhV8TBMQxIXTFZcKvq/7yScIH5A11o5JwZM8rPPhIMNU&#10;uwef6X4JpYgQ9ikqMCE0qZS+MGTRT11DHL2bay2GKNtS6hYfEW5rOUuSlbRYcVww2NDOUPF76ayC&#10;09H1HXazhVxudLO/LbbX7Y9RajzqN18gAvXhHf5vH7SC+Rz+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lshcMAAADbAAAADwAAAAAAAAAAAAAAAACYAgAAZHJzL2Rv&#10;d25yZXYueG1sUEsFBgAAAAAEAAQA9QAAAIgDAAAAAA==&#10;" adj="-14624,50626,-206,20998" fillcolor="#4f81bd [3204]" strokecolor="#243f60 [1604]" strokeweight="1pt">
                  <v:textbox inset="0,.72pt,0,.72pt">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v:textbox>
                  <o:callout v:ext="edit" minusy="t"/>
                </v:shape>
                <v:shape id="Line Callout 1 40" o:spid="_x0000_s1053" type="#_x0000_t47" style="position:absolute;left:14401;top:22935;width:10450;height:6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QhL8A&#10;AADbAAAADwAAAGRycy9kb3ducmV2LnhtbERPz2vCMBS+C/sfwhvsIppaRKQaRYXB2M06mMfX5pkW&#10;m5eSZLX7781hsOPH93u7H20nBvKhdaxgMc9AENdOt2wUfF3eZ2sQISJr7ByTgl8KsN+9TLZYaPfg&#10;Mw1lNCKFcChQQRNjX0gZ6oYshrnriRN3c95iTNAbqT0+UrjtZJ5lK2mx5dTQYE+nhup7+WMVVOUx&#10;XP2Anznl/nsaK7M83YxSb6/jYQMi0hj/xX/uD61gmdanL+kHy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hCEvwAAANsAAAAPAAAAAAAAAAAAAAAAAJgCAABkcnMvZG93bnJl&#10;di54bWxQSwUGAAAAAAQABAD1AAAAhAMAAAAA&#10;" adj="-8068,-16282,-70,-283"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v:textbox>
                </v:shape>
                <v:shape id="Line Callout 1 41" o:spid="_x0000_s1054" type="#_x0000_t47" style="position:absolute;left:36804;top:24340;width:11331;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MSMQA&#10;AADbAAAADwAAAGRycy9kb3ducmV2LnhtbESPQWvCQBSE7wX/w/KE3urGthSJriIFsZRe1FI9PrPP&#10;JJh9G3ZfTfrvXUHocZiZb5jZoneNulCItWcD41EGirjwtubSwPdu9TQBFQXZYuOZDPxRhMV88DDD&#10;3PqON3TZSqkShGOOBiqRNtc6FhU5jCPfEifv5INDSTKU2gbsEtw1+jnL3rTDmtNChS29V1Sct7/O&#10;wCqESdYdfmR5kv36c39c6y96MeZx2C+noIR6+Q/f2x/WwOsYbl/SD9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zEjEAAAA2wAAAA8AAAAAAAAAAAAAAAAAmAIAAGRycy9k&#10;b3ducmV2LnhtbFBLBQYAAAAABAAEAPUAAACJAwAAAAA=&#10;" adj="2757,-17537,10756,-610"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v:textbox>
                </v:shape>
                <v:shapetype id="_x0000_t32" coordsize="21600,21600" o:spt="32" o:oned="t" path="m,l21600,21600e" filled="f">
                  <v:path arrowok="t" fillok="f" o:connecttype="none"/>
                  <o:lock v:ext="edit" shapetype="t"/>
                </v:shapetype>
                <v:shape id="Straight Arrow Connector 43" o:spid="_x0000_s1055" type="#_x0000_t32" style="position:absolute;left:6756;top:13952;width:31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uzcUAAADbAAAADwAAAGRycy9kb3ducmV2LnhtbESPQWvCQBSE74X+h+UVequbaq0SXaVK&#10;Cz1YoVEQb4/sMwlm3y7ZNYn/visIPQ4z8w0zX/amFi01vrKs4HWQgCDOra64ULDffb1MQfiArLG2&#10;TAqu5GG5eHyYY6ptx7/UZqEQEcI+RQVlCC6V0uclGfQD64ijd7KNwRBlU0jdYBfhppbDJHmXBiuO&#10;CyU6WpeUn7OLUfD5c51uJ5vt+TB2tctW+ji5aKfU81P/MQMRqA//4Xv7Wyt4G8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xuzcUAAADbAAAADwAAAAAAAAAA&#10;AAAAAAChAgAAZHJzL2Rvd25yZXYueG1sUEsFBgAAAAAEAAQA+QAAAJMDAAAAAA==&#10;" strokecolor="black [3213]" strokeweight="1pt">
                  <v:stroke startarrow="block" endarrow="block"/>
                </v:shape>
                <v:shape id="Line Callout 1 44" o:spid="_x0000_s1056" type="#_x0000_t47" style="position:absolute;left:31834;top:3693;width:10445;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Z2cEA&#10;AADbAAAADwAAAGRycy9kb3ducmV2LnhtbESPQYvCMBSE74L/ITzBm6aKiFTTIiuK7kWsyl4fzdu2&#10;bPNSmqj1328EweMwM98wq7QztbhT6yrLCibjCARxbnXFhYLLeTtagHAeWWNtmRQ8yUGa9HsrjLV9&#10;8InumS9EgLCLUUHpfRNL6fKSDLqxbYiD92tbgz7ItpC6xUeAm1pOo2guDVYcFkps6Kuk/C+7GQXF&#10;d3M+XHm/+akzbbLFcSfXfqfUcNCtlyA8df4Tfrf3WsFsBq8v4Qf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ZWdnBAAAA2wAAAA8AAAAAAAAAAAAAAAAAmAIAAGRycy9kb3du&#10;cmV2LnhtbFBLBQYAAAAABAAEAPUAAACGAwAAAAA=&#10;" adj="-3161,33494,-214,21974" fillcolor="#4f81bd [3204]" strokecolor="#243f60 [1604]" strokeweight="1pt">
                  <v:textbox inset="0,.72pt,0,.72pt">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v:textbox>
                  <o:callout v:ext="edit" minusy="t"/>
                </v:shape>
                <w10:anchorlock/>
              </v:group>
            </w:pict>
          </mc:Fallback>
        </mc:AlternateContent>
      </w:r>
    </w:p>
    <w:p w:rsidR="00FE0E73" w:rsidRDefault="00FE0E73">
      <w:r>
        <w:t>This is the model of the manipulator workspace that I use in the kinematic code for the current manipulator.  Advantages of this model are:</w:t>
      </w:r>
    </w:p>
    <w:p w:rsidR="00FE0E73" w:rsidRDefault="00FE0E73" w:rsidP="00FE0E73">
      <w:pPr>
        <w:pStyle w:val="ListParagraph"/>
        <w:numPr>
          <w:ilvl w:val="0"/>
          <w:numId w:val="2"/>
        </w:numPr>
      </w:pPr>
      <w:r>
        <w:t>Does not depend on tool length, which is variable.</w:t>
      </w:r>
    </w:p>
    <w:p w:rsidR="00FE0E73" w:rsidRDefault="00FE0E73" w:rsidP="00FE0E73">
      <w:pPr>
        <w:pStyle w:val="ListParagraph"/>
        <w:numPr>
          <w:ilvl w:val="0"/>
          <w:numId w:val="2"/>
        </w:numPr>
      </w:pPr>
      <w:r>
        <w:t>Does not depend on the RCM motion model, which even when we are trying to do RCM motion does not fully describe what we are actually doing to implement the commanded motion + stabilization.</w:t>
      </w:r>
    </w:p>
    <w:p w:rsidR="00FE0E73" w:rsidRDefault="00FE0E73" w:rsidP="00FE0E73">
      <w:pPr>
        <w:pStyle w:val="ListParagraph"/>
        <w:numPr>
          <w:ilvl w:val="0"/>
          <w:numId w:val="2"/>
        </w:numPr>
      </w:pPr>
      <w:r>
        <w:t>More accurately represents the true mechanical constraint.  Think of the constraint circle as representing the front opening in the handle.</w:t>
      </w:r>
    </w:p>
    <w:p w:rsidR="00FE0E73" w:rsidRDefault="00FE0E73" w:rsidP="00FE0E73">
      <w:r>
        <w:t>I can tune these parameters to represent a good approximation of whatever the manipulator/housing combination supports.  It’s easy to see that with these particular parameters and the tip/</w:t>
      </w:r>
      <w:proofErr w:type="spellStart"/>
      <w:r>
        <w:t>rcm</w:t>
      </w:r>
      <w:proofErr w:type="spellEnd"/>
      <w:r>
        <w:t xml:space="preserve"> positions in the previous drawing, we </w:t>
      </w:r>
      <w:r>
        <w:rPr>
          <w:i/>
        </w:rPr>
        <w:t>can’t</w:t>
      </w:r>
      <w:r>
        <w:t xml:space="preserve"> reach a 4x4mm tip workspace volume using RCM motion (though we can do so without the RCM constraint).  I’m not sure that </w:t>
      </w:r>
      <w:proofErr w:type="spellStart"/>
      <w:r>
        <w:t>Sungwook</w:t>
      </w:r>
      <w:proofErr w:type="spellEnd"/>
      <w:r>
        <w:t xml:space="preserve"> was even trying to do that with this manipulator version.  </w:t>
      </w:r>
      <w:proofErr w:type="gramStart"/>
      <w:r>
        <w:t>Maybe 2x2?</w:t>
      </w:r>
      <w:proofErr w:type="gramEnd"/>
    </w:p>
    <w:p w:rsidR="00FE0E73" w:rsidRDefault="00FE0E73" w:rsidP="00FE0E73"/>
    <w:p w:rsidR="00FE0E73" w:rsidRPr="00FE0E73" w:rsidRDefault="00FE0E73" w:rsidP="00FE0E73"/>
    <w:p w:rsidR="00EE0AB9" w:rsidRDefault="00EE0AB9">
      <w:r>
        <w:br w:type="page"/>
      </w:r>
    </w:p>
    <w:p w:rsidR="00E7066E" w:rsidRPr="00D54EC8" w:rsidRDefault="00E7066E">
      <w:pPr>
        <w:rPr>
          <w:b/>
        </w:rPr>
      </w:pPr>
      <w:r w:rsidRPr="00D54EC8">
        <w:rPr>
          <w:b/>
        </w:rPr>
        <w:lastRenderedPageBreak/>
        <w:t>Baseplate:</w:t>
      </w:r>
    </w:p>
    <w:p w:rsidR="00E7066E" w:rsidRDefault="00E7066E">
      <w:r>
        <w:t xml:space="preserve">See </w:t>
      </w:r>
      <w:r w:rsidR="00786158">
        <w:t>SWYANG\020813\</w:t>
      </w:r>
      <w:r w:rsidRPr="00E7066E">
        <w:t>Drawings</w:t>
      </w:r>
      <w:r>
        <w:t>\</w:t>
      </w:r>
      <w:proofErr w:type="spellStart"/>
      <w:r>
        <w:t>Micron_New_Rev_</w:t>
      </w:r>
      <w:proofErr w:type="gramStart"/>
      <w:r>
        <w:t>Base.dwg</w:t>
      </w:r>
      <w:proofErr w:type="spellEnd"/>
      <w:r w:rsidR="00786158">
        <w:t xml:space="preserve">  (</w:t>
      </w:r>
      <w:proofErr w:type="gramEnd"/>
      <w:r w:rsidR="00786158">
        <w:t>second page in DWG has more dimensions)</w:t>
      </w:r>
    </w:p>
    <w:p w:rsidR="00E7066E" w:rsidRDefault="00DA31C5">
      <w:r>
        <w:rPr>
          <w:noProof/>
        </w:rPr>
        <mc:AlternateContent>
          <mc:Choice Requires="wpc">
            <w:drawing>
              <wp:inline distT="0" distB="0" distL="0" distR="0" wp14:anchorId="5B5729B3" wp14:editId="39E7A1E7">
                <wp:extent cx="5646944" cy="4470439"/>
                <wp:effectExtent l="0" t="0" r="0" b="635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descr="C:\Users\ram\Desktop\Micron CAD\baseplate.png"/>
                          <pic:cNvPicPr preferRelativeResize="0">
                            <a:picLocks noChangeAspect="1"/>
                          </pic:cNvPicPr>
                        </pic:nvPicPr>
                        <pic:blipFill rotWithShape="1">
                          <a:blip r:embed="rId16">
                            <a:extLst>
                              <a:ext uri="{28A0092B-C50C-407E-A947-70E740481C1C}">
                                <a14:useLocalDpi xmlns:a14="http://schemas.microsoft.com/office/drawing/2010/main" val="0"/>
                              </a:ext>
                            </a:extLst>
                          </a:blip>
                          <a:srcRect t="1" r="4656" b="2029"/>
                          <a:stretch/>
                        </pic:blipFill>
                        <pic:spPr bwMode="auto">
                          <a:xfrm>
                            <a:off x="0" y="5749"/>
                            <a:ext cx="5613123" cy="4461549"/>
                          </a:xfrm>
                          <a:prstGeom prst="rect">
                            <a:avLst/>
                          </a:prstGeom>
                          <a:noFill/>
                          <a:ln>
                            <a:noFill/>
                          </a:ln>
                        </pic:spPr>
                      </pic:pic>
                      <wps:wsp>
                        <wps:cNvPr id="20" name="Line Callout 1 20"/>
                        <wps:cNvSpPr/>
                        <wps:spPr>
                          <a:xfrm>
                            <a:off x="3520130" y="331550"/>
                            <a:ext cx="685800" cy="271739"/>
                          </a:xfrm>
                          <a:prstGeom prst="borderCallout1">
                            <a:avLst>
                              <a:gd name="adj1" fmla="val 57163"/>
                              <a:gd name="adj2" fmla="val 103829"/>
                              <a:gd name="adj3" fmla="val 231563"/>
                              <a:gd name="adj4" fmla="val 194771"/>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1" name="Line Callout 1 21"/>
                        <wps:cNvSpPr/>
                        <wps:spPr>
                          <a:xfrm>
                            <a:off x="4343327" y="1510082"/>
                            <a:ext cx="835752" cy="271145"/>
                          </a:xfrm>
                          <a:prstGeom prst="borderCallout1">
                            <a:avLst>
                              <a:gd name="adj1" fmla="val 103490"/>
                              <a:gd name="adj2" fmla="val 52579"/>
                              <a:gd name="adj3" fmla="val 239252"/>
                              <a:gd name="adj4" fmla="val 58378"/>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2" name="Line Callout 1 22"/>
                        <wps:cNvSpPr/>
                        <wps:spPr>
                          <a:xfrm>
                            <a:off x="3659039" y="2976913"/>
                            <a:ext cx="1070441" cy="271145"/>
                          </a:xfrm>
                          <a:prstGeom prst="borderCallout1">
                            <a:avLst>
                              <a:gd name="adj1" fmla="val -9780"/>
                              <a:gd name="adj2" fmla="val 67271"/>
                              <a:gd name="adj3" fmla="val -195801"/>
                              <a:gd name="adj4" fmla="val 10159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3" name="Line Callout 1 23"/>
                        <wps:cNvSpPr/>
                        <wps:spPr>
                          <a:xfrm>
                            <a:off x="2924014" y="2223394"/>
                            <a:ext cx="1209836" cy="611265"/>
                          </a:xfrm>
                          <a:prstGeom prst="borderCallout1">
                            <a:avLst>
                              <a:gd name="adj1" fmla="val 487"/>
                              <a:gd name="adj2" fmla="val 98597"/>
                              <a:gd name="adj3" fmla="val -42396"/>
                              <a:gd name="adj4" fmla="val 12884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16" o:spid="_x0000_s1057" editas="canvas" style="width:444.65pt;height:352pt;mso-position-horizontal-relative:char;mso-position-vertical-relative:line" coordsize="56464,4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">
                <v:shape id="_x0000_s1058" type="#_x0000_t75" style="position:absolute;width:56464;height:44704;visibility:visible;mso-wrap-style:square">
                  <v:fill o:detectmouseclick="t"/>
                  <v:path o:connecttype="none"/>
                </v:shape>
                <v:shape id="Picture 19" o:spid="_x0000_s1059" type="#_x0000_t75" style="position:absolute;top:57;width:56131;height:446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5unCAAAA2wAAAA8AAABkcnMvZG93bnJldi54bWxET8lqwzAQvQf6D2IKvYRGrg9O6kQOIbQQ&#10;emoW2utgTSxja2QsxXb+vioUepvHW2eznWwrBup97VjByyIBQVw6XXOl4HJ+f16B8AFZY+uYFNzJ&#10;w7Z4mG0w127kIw2nUIkYwj5HBSaELpfSl4Ys+oXriCN3db3FEGFfSd3jGMNtK9MkyaTFmmODwY72&#10;hsrmdLMK3m7nbNkM9itdfX9mU22zML98KPX0OO3WIAJN4V/85z7oOP8Vfn+JB8j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aebpwgAAANsAAAAPAAAAAAAAAAAAAAAAAJ8C&#10;AABkcnMvZG93bnJldi54bWxQSwUGAAAAAAQABAD3AAAAjgMAAAAA&#10;">
                  <v:imagedata r:id="rId17" o:title="baseplate" croptop="1f" cropbottom="1330f" cropright="3051f"/>
                  <v:path arrowok="t"/>
                </v:shape>
                <v:shape id="Line Callout 1 20" o:spid="_x0000_s1060" type="#_x0000_t47" style="position:absolute;left:35201;top:3315;width:6858;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uE2MEA&#10;AADbAAAADwAAAGRycy9kb3ducmV2LnhtbERP3WrCMBS+H+wdwhl4t6ZzoKUzigyEFS/GWh/g0Jw1&#10;xeakSzJbffrlQtjlx/e/2c12EBfyoXes4CXLQRC3TvfcKTg1h+cCRIjIGgfHpOBKAXbbx4cNltpN&#10;/EWXOnYihXAoUYGJcSylDK0hiyFzI3Hivp23GBP0ndQepxRuB7nM85W02HNqMDjSu6H2XP9aBVW8&#10;Fa+f6+ZY+7Wu/E9z0GgGpRZP8/4NRKQ5/ovv7g+tYJnWpy/pB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bhNjBAAAA2wAAAA8AAAAAAAAAAAAAAAAAmAIAAGRycy9kb3du&#10;cmV2LnhtbFBLBQYAAAAABAAEAPUAAACGAwAAAAA=&#10;" adj="42071,50018,22427,12347"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v:textbox>
                  <o:callout v:ext="edit" minusx="t" minusy="t"/>
                </v:shape>
                <v:shape id="Line Callout 1 21" o:spid="_x0000_s1061" type="#_x0000_t47" style="position:absolute;left:43433;top:15100;width:8357;height:2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gVuMMA&#10;AADbAAAADwAAAGRycy9kb3ducmV2LnhtbESPT2sCMRTE7wW/Q3hCL0WzCoqsG0UsLYInt714e2ze&#10;/mE3L0uSuum3bwqFHoeZ+Q1THKMZxIOc7ywrWC0zEMSV1R03Cj4/3hY7ED4gaxwsk4Jv8nA8zJ4K&#10;zLWd+EaPMjQiQdjnqKANYcyl9FVLBv3SjsTJq60zGJJ0jdQOpwQ3g1xn2VYa7DgttDjSuaWqL7+M&#10;gtfOXc3mpb74K8ehLqdN/27uSj3P42kPIlAM/+G/9kUrWK/g90v6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gVuMMAAADbAAAADwAAAAAAAAAAAAAAAACYAgAAZHJzL2Rv&#10;d25yZXYueG1sUEsFBgAAAAAEAAQA9QAAAIgDAAAAAA==&#10;" adj="12610,51678,11357,22354"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v:textbox>
                  <o:callout v:ext="edit" minusx="t" minusy="t"/>
                </v:shape>
                <v:shape id="Line Callout 1 22" o:spid="_x0000_s1062" type="#_x0000_t47" style="position:absolute;left:36590;top:29769;width:10704;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hEcUA&#10;AADbAAAADwAAAGRycy9kb3ducmV2LnhtbESP3WrCQBSE74W+w3IKvdNNAy2SugYtVSxBMLZ4fcie&#10;/Njs2ZDdaurTu4LQy2FmvmFm6WBacaLeNZYVPE8iEMSF1Q1XCr6/VuMpCOeRNbaWScEfOUjnD6MZ&#10;JtqeOafT3lciQNglqKD2vkukdEVNBt3EdsTBK21v0AfZV1L3eA5w08o4il6lwYbDQo0dvddU/Ox/&#10;jYL19mWXfyxpeflcZNngykO2OcZKPT0OizcQngb/H763N1pBHMPtS/g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eERxQAAANsAAAAPAAAAAAAAAAAAAAAAAJgCAABkcnMv&#10;ZG93bnJldi54bWxQSwUGAAAAAAQABAD1AAAAigMAAAAA&#10;" adj="21945,-42293,14531,-2112"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v:textbox>
                  <o:callout v:ext="edit" minusx="t"/>
                </v:shape>
                <v:shape id="Line Callout 1 23" o:spid="_x0000_s1063" type="#_x0000_t47" style="position:absolute;left:29240;top:22233;width:12098;height:6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IS8QA&#10;AADbAAAADwAAAGRycy9kb3ducmV2LnhtbESPT2vCQBTE70K/w/IKvZlNLZWSZpUiKh68qD30+Jp9&#10;JqHZt2F380c/vVsQPA4z8xsmX46mET05X1tW8JqkIIgLq2suFXyfNtMPED4ga2wsk4ILeVguniY5&#10;ZtoOfKD+GEoRIewzVFCF0GZS+qIigz6xLXH0ztYZDFG6UmqHQ4SbRs7SdC4N1hwXKmxpVVHxd+yM&#10;gis36/UPXo3cd+ctva9+T6ZzSr08j1+fIAKN4RG+t3dawewN/r/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CEvEAAAA2wAAAA8AAAAAAAAAAAAAAAAAmAIAAGRycy9k&#10;b3ducmV2LnhtbFBLBQYAAAAABAAEAPUAAACJAwAAAAA=&#10;" adj="27831,-9158,21297,105"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v:textbox>
                  <o:callout v:ext="edit" minusx="t"/>
                </v:shape>
                <w10:anchorlock/>
              </v:group>
            </w:pict>
          </mc:Fallback>
        </mc:AlternateContent>
      </w:r>
    </w:p>
    <w:p w:rsidR="00740AFD" w:rsidRDefault="00740AFD">
      <w:r>
        <w:t>My guess is that this particular mounting footprint for the base LED mount is not going to make sense in your design.  That is, even if you can put this footprint somewhere, it may not be located correctly with respect to the window in the housing, so it would make more sense to redo the LED mount.</w:t>
      </w:r>
    </w:p>
    <w:p w:rsidR="00DF75E4" w:rsidRDefault="00DF75E4">
      <w:r>
        <w:br w:type="page"/>
      </w:r>
    </w:p>
    <w:p w:rsidR="003B782D" w:rsidRPr="008A1A69" w:rsidRDefault="003B782D">
      <w:pPr>
        <w:rPr>
          <w:b/>
        </w:rPr>
      </w:pPr>
      <w:r w:rsidRPr="008A1A69">
        <w:rPr>
          <w:b/>
        </w:rPr>
        <w:lastRenderedPageBreak/>
        <w:t>Housing front:</w:t>
      </w:r>
    </w:p>
    <w:p w:rsidR="00DF75E4" w:rsidRDefault="00DF75E4">
      <w:r>
        <w:t xml:space="preserve">See </w:t>
      </w:r>
      <w:r w:rsidRPr="00DF75E4">
        <w:t>SWYANG 020813\04192012_New_Front_2pcs</w:t>
      </w:r>
      <w:r>
        <w:t>\</w:t>
      </w:r>
      <w:proofErr w:type="spellStart"/>
      <w:r>
        <w:t>New_Front_Base_rev.ipt</w:t>
      </w:r>
      <w:proofErr w:type="spellEnd"/>
    </w:p>
    <w:p w:rsidR="003B782D" w:rsidRPr="00D54EC8" w:rsidRDefault="003B782D">
      <w:r>
        <w:t>Note excess material at front end for added mass.  If you could transition you</w:t>
      </w:r>
      <w:r w:rsidR="007722AE">
        <w:t>r</w:t>
      </w:r>
      <w:r>
        <w:t xml:space="preserve"> housing down to this same outer profile at the front end, that would be great.   It really is not possible to handhold the tool </w:t>
      </w:r>
      <w:r w:rsidR="007722AE">
        <w:t xml:space="preserve">without this part assembled on because your fingers interfere with the moving parts.  </w:t>
      </w:r>
      <w:r>
        <w:t>The details of how this part mechanically interfaces to the rest of the housing are up to you.  For what it’s worth, our screw holes in this aluminum part have stripped out from repeated reassembly.</w:t>
      </w:r>
      <w:r w:rsidR="00D54EC8">
        <w:t xml:space="preserve">  Also, as noted in </w:t>
      </w:r>
      <w:r w:rsidR="00D54EC8">
        <w:rPr>
          <w:b/>
        </w:rPr>
        <w:t>Magnetic compatibility</w:t>
      </w:r>
      <w:r w:rsidR="00D54EC8">
        <w:t>, this part should be made from 300 series stainless, not aluminum.</w:t>
      </w:r>
    </w:p>
    <w:p w:rsidR="00DF75E4" w:rsidRDefault="003B782D">
      <w:r>
        <w:rPr>
          <w:noProof/>
        </w:rPr>
        <mc:AlternateContent>
          <mc:Choice Requires="wpc">
            <w:drawing>
              <wp:inline distT="0" distB="0" distL="0" distR="0" wp14:anchorId="0DA347FC" wp14:editId="4C0D3429">
                <wp:extent cx="5280333" cy="3394933"/>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descr="C:\Users\ram\Desktop\Micron CAD\Select tidbits\housing_front.png"/>
                          <pic:cNvPicPr/>
                        </pic:nvPicPr>
                        <pic:blipFill>
                          <a:blip r:embed="rId18">
                            <a:extLst>
                              <a:ext uri="{28A0092B-C50C-407E-A947-70E740481C1C}">
                                <a14:useLocalDpi xmlns:a14="http://schemas.microsoft.com/office/drawing/2010/main" val="0"/>
                              </a:ext>
                            </a:extLst>
                          </a:blip>
                          <a:srcRect/>
                          <a:stretch>
                            <a:fillRect/>
                          </a:stretch>
                        </pic:blipFill>
                        <pic:spPr bwMode="auto">
                          <a:xfrm>
                            <a:off x="180000" y="180000"/>
                            <a:ext cx="3825240" cy="3029585"/>
                          </a:xfrm>
                          <a:prstGeom prst="rect">
                            <a:avLst/>
                          </a:prstGeom>
                          <a:noFill/>
                          <a:ln>
                            <a:noFill/>
                          </a:ln>
                        </pic:spPr>
                      </pic:pic>
                    </wpc:wpc>
                  </a:graphicData>
                </a:graphic>
              </wp:inline>
            </w:drawing>
          </mc:Choice>
          <mc:Fallback>
            <w:pict>
              <v:group id="Canvas 24" o:spid="_x0000_s1026" editas="canvas" style="width:415.75pt;height:267.3pt;mso-position-horizontal-relative:char;mso-position-vertical-relative:line" coordsize="52800,33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">
                <v:shape id="_x0000_s1027" type="#_x0000_t75" style="position:absolute;width:52800;height:33947;visibility:visible;mso-wrap-style:square">
                  <v:fill o:detectmouseclick="t"/>
                  <v:path o:connecttype="none"/>
                </v:shape>
                <v:shape id="Picture 26" o:spid="_x0000_s1028" type="#_x0000_t75" style="position:absolute;left:1800;top:1800;width:38252;height:30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563DAAAA2wAAAA8AAABkcnMvZG93bnJldi54bWxEj0FrwkAUhO+C/2F5BS/SbKJgS5pVJCh4&#10;k6ol10f2NQnNvg3ZNUn/fVcQehxm5hsm202mFQP1rrGsIIliEMSl1Q1XCm7X4+s7COeRNbaWScEv&#10;Odht57MMU21H/qTh4isRIOxSVFB736VSurImgy6yHXHwvm1v0AfZV1L3OAa4aeUqjjfSYMNhocaO&#10;8prKn8vdKKDxkMu1/jLNMJ6TU9Ha5VthlVq8TPsPEJ4m/x9+tk9awWoDjy/hB8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fnrcMAAADbAAAADwAAAAAAAAAAAAAAAACf&#10;AgAAZHJzL2Rvd25yZXYueG1sUEsFBgAAAAAEAAQA9wAAAI8DAAAAAA==&#10;">
                  <v:imagedata r:id="rId19" o:title="housing_front"/>
                </v:shape>
                <w10:anchorlock/>
              </v:group>
            </w:pict>
          </mc:Fallback>
        </mc:AlternateContent>
      </w:r>
    </w:p>
    <w:p w:rsidR="00E8241C" w:rsidRDefault="00E8241C"/>
    <w:sectPr w:rsidR="00E82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13F4E"/>
    <w:multiLevelType w:val="hybridMultilevel"/>
    <w:tmpl w:val="A74EE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7E627D"/>
    <w:multiLevelType w:val="hybridMultilevel"/>
    <w:tmpl w:val="2BC8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3D3820"/>
    <w:multiLevelType w:val="hybridMultilevel"/>
    <w:tmpl w:val="AC8AB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9F488E"/>
    <w:multiLevelType w:val="hybridMultilevel"/>
    <w:tmpl w:val="804A3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A6B73CA"/>
    <w:multiLevelType w:val="hybridMultilevel"/>
    <w:tmpl w:val="D7069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proofState w:spelling="clean" w:grammar="clean"/>
  <w:trackRevisions/>
  <w:defaultTabStop w:val="720"/>
  <w:drawingGridHorizontalSpacing w:val="14"/>
  <w:drawingGridVerticalSpacing w:val="14"/>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165"/>
    <w:rsid w:val="000026AF"/>
    <w:rsid w:val="00040B7B"/>
    <w:rsid w:val="00090C9E"/>
    <w:rsid w:val="000966E0"/>
    <w:rsid w:val="000B322A"/>
    <w:rsid w:val="000E7A83"/>
    <w:rsid w:val="00151165"/>
    <w:rsid w:val="001A7082"/>
    <w:rsid w:val="001C7C6F"/>
    <w:rsid w:val="001F1F21"/>
    <w:rsid w:val="0026484C"/>
    <w:rsid w:val="00275F0D"/>
    <w:rsid w:val="00286C1C"/>
    <w:rsid w:val="002E60AA"/>
    <w:rsid w:val="003133B7"/>
    <w:rsid w:val="003A58E6"/>
    <w:rsid w:val="003A7B59"/>
    <w:rsid w:val="003B782D"/>
    <w:rsid w:val="003D30A2"/>
    <w:rsid w:val="003F0159"/>
    <w:rsid w:val="0042118E"/>
    <w:rsid w:val="004502D6"/>
    <w:rsid w:val="00460489"/>
    <w:rsid w:val="004C26D7"/>
    <w:rsid w:val="0050686B"/>
    <w:rsid w:val="005303C7"/>
    <w:rsid w:val="005E31AC"/>
    <w:rsid w:val="0064244C"/>
    <w:rsid w:val="006C0FE6"/>
    <w:rsid w:val="006C6E65"/>
    <w:rsid w:val="00740AFD"/>
    <w:rsid w:val="00741532"/>
    <w:rsid w:val="007722AE"/>
    <w:rsid w:val="00786158"/>
    <w:rsid w:val="007A194B"/>
    <w:rsid w:val="007C5CA0"/>
    <w:rsid w:val="00802CDB"/>
    <w:rsid w:val="00831DBF"/>
    <w:rsid w:val="008A1A69"/>
    <w:rsid w:val="008E1E70"/>
    <w:rsid w:val="00981F19"/>
    <w:rsid w:val="00A20078"/>
    <w:rsid w:val="00AA0B45"/>
    <w:rsid w:val="00AA6D2F"/>
    <w:rsid w:val="00AC63F3"/>
    <w:rsid w:val="00B03154"/>
    <w:rsid w:val="00B119F6"/>
    <w:rsid w:val="00B50731"/>
    <w:rsid w:val="00B64820"/>
    <w:rsid w:val="00B86DC9"/>
    <w:rsid w:val="00C50A33"/>
    <w:rsid w:val="00CF163B"/>
    <w:rsid w:val="00D22430"/>
    <w:rsid w:val="00D34EAB"/>
    <w:rsid w:val="00D54EC8"/>
    <w:rsid w:val="00D85F4C"/>
    <w:rsid w:val="00DA31C5"/>
    <w:rsid w:val="00DF00B6"/>
    <w:rsid w:val="00DF75E4"/>
    <w:rsid w:val="00E7066E"/>
    <w:rsid w:val="00E75DFD"/>
    <w:rsid w:val="00E8241C"/>
    <w:rsid w:val="00EC2BF9"/>
    <w:rsid w:val="00EE0AB9"/>
    <w:rsid w:val="00F358AE"/>
    <w:rsid w:val="00F551E7"/>
    <w:rsid w:val="00FE0E73"/>
    <w:rsid w:val="00FF1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E31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 w:type="character" w:customStyle="1" w:styleId="Heading2Char">
    <w:name w:val="Heading 2 Char"/>
    <w:basedOn w:val="DefaultParagraphFont"/>
    <w:link w:val="Heading2"/>
    <w:uiPriority w:val="9"/>
    <w:rsid w:val="005E31A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026A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E31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 w:type="character" w:customStyle="1" w:styleId="Heading2Char">
    <w:name w:val="Heading 2 Char"/>
    <w:basedOn w:val="DefaultParagraphFont"/>
    <w:link w:val="Heading2"/>
    <w:uiPriority w:val="9"/>
    <w:rsid w:val="005E31A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026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60.png"/><Relationship Id="rId10" Type="http://schemas.openxmlformats.org/officeDocument/2006/relationships/image" Target="media/image5.png"/><Relationship Id="rId19"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a:spPr>
      <a:bodyPr lIns="0" tIns="9144" rIns="0" bIns="9144"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2264</TotalTime>
  <Pages>16</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16007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Maclachlan</dc:creator>
  <cp:keywords/>
  <dc:description/>
  <cp:lastModifiedBy>Rob Maclachlan</cp:lastModifiedBy>
  <cp:revision>22</cp:revision>
  <dcterms:created xsi:type="dcterms:W3CDTF">2016-03-04T20:01:00Z</dcterms:created>
  <dcterms:modified xsi:type="dcterms:W3CDTF">2016-03-11T22:06:00Z</dcterms:modified>
</cp:coreProperties>
</file>